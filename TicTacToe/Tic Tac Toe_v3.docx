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8C40E" w14:textId="77777777" w:rsidR="004B6100" w:rsidRDefault="00BB6882">
      <w:pPr>
        <w:pStyle w:val="Titel"/>
        <w:jc w:val="center"/>
      </w:pPr>
      <w:r>
        <w:t>Tic Tac Toe mit 2,4“ Touchdisplay</w:t>
      </w:r>
    </w:p>
    <w:p w14:paraId="5A66079B" w14:textId="77777777" w:rsidR="004B6100" w:rsidRDefault="004B6100"/>
    <w:p w14:paraId="173E99D5" w14:textId="77777777" w:rsidR="004B6100" w:rsidRDefault="00BB6882">
      <w:pPr>
        <w:pStyle w:val="KeinLeerraum"/>
      </w:pPr>
      <w:r>
        <w:t xml:space="preserve">Als Hobbybastler und Vater will man nicht immer nur Nützliches mit seinem Elektronikequipment bauen, sondern will auch ein bisschen Spaß haben bzw. die staunenden Gesichter der Kinder sehen. Warum also nicht das </w:t>
      </w:r>
      <w:r>
        <w:t>Hobby mal mit Spaß verbinden und eine Runde Tic Tac Toe gegen einen Arduino spielen? Damit kann man sich und die Kinder dann eine ganze Weile beschäftigen. Mehr als ein 2,4“ TFT LCD Touchdisplay und ein Arduino Uno mit Stromversorgung ist dafür nicht nötig</w:t>
      </w:r>
      <w:r>
        <w:t>.</w:t>
      </w:r>
    </w:p>
    <w:p w14:paraId="57A02FA8" w14:textId="77777777" w:rsidR="004B6100" w:rsidRDefault="00BB6882">
      <w:pPr>
        <w:pStyle w:val="berschrift1"/>
      </w:pPr>
      <w:r>
        <w:t>Der Ablauf</w:t>
      </w:r>
    </w:p>
    <w:p w14:paraId="37513179" w14:textId="77777777" w:rsidR="004B6100" w:rsidRDefault="004B6100"/>
    <w:p w14:paraId="40E3C8F2" w14:textId="77777777" w:rsidR="004B6100" w:rsidRDefault="00BB6882">
      <w:r>
        <w:t>Die Spielregeln sind relativ einfach, eine Reihe von drei X- oder O-Zeichen verhelfen einem zum Sieg, interessanter jedoch ist, wie das Programm später funktionieren soll.</w:t>
      </w:r>
    </w:p>
    <w:p w14:paraId="7DA0CB85" w14:textId="14BE146C" w:rsidR="004B6100" w:rsidRDefault="00BB6882">
      <w:r>
        <w:t xml:space="preserve">Beim ersten Start der Software werden Sie mit dem Startscreen, siehe </w:t>
      </w:r>
      <w:r>
        <w:fldChar w:fldCharType="begin"/>
      </w:r>
      <w:r>
        <w:instrText>R</w:instrText>
      </w:r>
      <w:r>
        <w:instrText>EF _Ref47439439 \h</w:instrText>
      </w:r>
      <w:r>
        <w:fldChar w:fldCharType="separate"/>
      </w:r>
      <w:r>
        <w:t xml:space="preserve">Abbildung </w:t>
      </w:r>
      <w:r>
        <w:rPr>
          <w:noProof/>
        </w:rPr>
        <w:t>1</w:t>
      </w:r>
      <w:r>
        <w:fldChar w:fldCharType="end"/>
      </w:r>
      <w:r>
        <w:t>, begrüßt.</w:t>
      </w:r>
    </w:p>
    <w:p w14:paraId="1CACA4D4" w14:textId="77777777" w:rsidR="004B6100" w:rsidRDefault="004B6100"/>
    <w:p w14:paraId="263C2811" w14:textId="77777777" w:rsidR="004B6100" w:rsidRDefault="00BB6882">
      <w:r>
        <w:rPr>
          <w:noProof/>
        </w:rPr>
        <mc:AlternateContent>
          <mc:Choice Requires="wps">
            <w:drawing>
              <wp:inline distT="0" distB="0" distL="0" distR="0" wp14:anchorId="3ACE912F" wp14:editId="21A47A9D">
                <wp:extent cx="4321175" cy="5761355"/>
                <wp:effectExtent l="3810" t="0" r="7620" b="7620"/>
                <wp:docPr id="1" name="1_StartScreen.jpg"/>
                <wp:cNvGraphicFramePr/>
                <a:graphic xmlns:a="http://schemas.openxmlformats.org/drawingml/2006/main">
                  <a:graphicData uri="http://schemas.openxmlformats.org/drawingml/2006/picture">
                    <pic:pic xmlns:pic="http://schemas.openxmlformats.org/drawingml/2006/picture">
                      <pic:nvPicPr>
                        <pic:cNvPr id="0" name="1_StartScreen.jpg"/>
                        <pic:cNvPicPr/>
                      </pic:nvPicPr>
                      <pic:blipFill>
                        <a:blip r:embed="rId6"/>
                        <a:stretch/>
                      </pic:blipFill>
                      <pic:spPr>
                        <a:xfrm rot="16200000">
                          <a:off x="0" y="0"/>
                          <a:ext cx="4320720" cy="57607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1_StartScreen.jpg" stroked="f" style="position:absolute;margin-left:56.7pt;margin-top:-396.9pt;width:340.15pt;height:453.55pt;rotation:270;mso-position-vertical:top" wp14:anchorId="514980A2" type="shapetype_75">
                <v:imagedata r:id="rId7" o:detectmouseclick="t"/>
                <w10:wrap type="none"/>
                <v:stroke color="#3465a4" joinstyle="round" endcap="flat"/>
              </v:shape>
            </w:pict>
          </mc:Fallback>
        </mc:AlternateContent>
      </w:r>
    </w:p>
    <w:p w14:paraId="6CD9DFDA" w14:textId="46820043" w:rsidR="004B6100" w:rsidRDefault="00BB6882">
      <w:pPr>
        <w:pStyle w:val="Beschriftung"/>
      </w:pPr>
      <w:bookmarkStart w:id="0" w:name="_Ref47439439"/>
      <w:r>
        <w:t xml:space="preserve">Abbildung </w:t>
      </w:r>
      <w:r>
        <w:fldChar w:fldCharType="begin"/>
      </w:r>
      <w:r>
        <w:instrText>SEQ Abbildung \* ARABIC</w:instrText>
      </w:r>
      <w:r>
        <w:fldChar w:fldCharType="separate"/>
      </w:r>
      <w:r>
        <w:rPr>
          <w:noProof/>
        </w:rPr>
        <w:t>1</w:t>
      </w:r>
      <w:r>
        <w:fldChar w:fldCharType="end"/>
      </w:r>
      <w:bookmarkEnd w:id="0"/>
      <w:r>
        <w:t>: Startscreen Tic Tac Toe</w:t>
      </w:r>
    </w:p>
    <w:p w14:paraId="7D6D9990" w14:textId="77777777" w:rsidR="004B6100" w:rsidRDefault="00BB6882">
      <w:r>
        <w:t>Sie haben dann die Wahl zwischen einem einfachen „Easy“ oder einem schweren „Hard“ S</w:t>
      </w:r>
      <w:r>
        <w:t>piel gegen den Arduino. Bei dem einfachen Spiel starten Sie mit dem ersten Zug und der Arduino wählt zufällig aus, wo sein nächster Zug sein wird. Primär geht es im einfachen Spiel dem Arduino nicht darum, zu gewinnen oder Sie am Sieg zu hindern.</w:t>
      </w:r>
    </w:p>
    <w:p w14:paraId="70A934C0" w14:textId="77777777" w:rsidR="004B6100" w:rsidRDefault="004B6100"/>
    <w:p w14:paraId="2659AB4E" w14:textId="77777777" w:rsidR="004B6100" w:rsidRDefault="00BB6882">
      <w:r>
        <w:t>Im schwe</w:t>
      </w:r>
      <w:r>
        <w:t>ren Spiel hingegen darf der Arduino beginnen und wird versuchen, sie vom gewinnen abzuhalten und gleichzeitig versuchen, so schnell wie möglich selbst zu gewinnen. Der Knackpunkt beim ersten Zug vom Arduino in der schweren Variante besteht darin, dass nich</w:t>
      </w:r>
      <w:r>
        <w:t xml:space="preserve">t immer die Mitte, was einen strategischen Vorteil bietet, sondern ab und zu auch mal eine zufällige Position ausgewählt wird. </w:t>
      </w:r>
    </w:p>
    <w:p w14:paraId="590D850F" w14:textId="77777777" w:rsidR="004B6100" w:rsidRDefault="00BB6882">
      <w:r>
        <w:lastRenderedPageBreak/>
        <w:t>Nach jedem Zug prüft der Arduino, ob es schon einen Sieger gibt oder die möglichen neun Züge verspielt wurden. Ist das Spiel vor</w:t>
      </w:r>
      <w:r>
        <w:t>bei, wird geprüft, wer gewonnen hat und der entsprechende EndScreen wird angezeigt. Um Schummeln zu vermeiden, kann immer nur ein leeres Feld ausgewählt werden, wie es auch bei der Papiervariante der Fall ist.</w:t>
      </w:r>
    </w:p>
    <w:p w14:paraId="76B6735A" w14:textId="77777777" w:rsidR="004B6100" w:rsidRDefault="00BB6882">
      <w:pPr>
        <w:pStyle w:val="berschrift1"/>
      </w:pPr>
      <w:r>
        <w:t>Benötigte Hardware</w:t>
      </w:r>
    </w:p>
    <w:p w14:paraId="50743AE8" w14:textId="77777777" w:rsidR="004B6100" w:rsidRDefault="004B6100"/>
    <w:p w14:paraId="1604AFD3" w14:textId="77777777" w:rsidR="004B6100" w:rsidRDefault="00BB6882">
      <w:r>
        <w:t>Die Hardware für diesen kl</w:t>
      </w:r>
      <w:r>
        <w:t>einen Zeitvertreib können Sie bei AZ-Delivery oder aber bei Amazon bestellen.</w:t>
      </w:r>
    </w:p>
    <w:p w14:paraId="4CD9E773" w14:textId="77777777" w:rsidR="004B6100" w:rsidRDefault="004B6100"/>
    <w:tbl>
      <w:tblPr>
        <w:tblStyle w:val="Tabellenraster"/>
        <w:tblW w:w="7555" w:type="dxa"/>
        <w:jc w:val="center"/>
        <w:tblLook w:val="04A0" w:firstRow="1" w:lastRow="0" w:firstColumn="1" w:lastColumn="0" w:noHBand="0" w:noVBand="1"/>
      </w:tblPr>
      <w:tblGrid>
        <w:gridCol w:w="718"/>
        <w:gridCol w:w="1013"/>
        <w:gridCol w:w="3137"/>
        <w:gridCol w:w="2687"/>
      </w:tblGrid>
      <w:tr w:rsidR="004B6100" w14:paraId="692C4A86" w14:textId="77777777">
        <w:trPr>
          <w:jc w:val="center"/>
        </w:trPr>
        <w:tc>
          <w:tcPr>
            <w:tcW w:w="717" w:type="dxa"/>
          </w:tcPr>
          <w:p w14:paraId="5E9110A6" w14:textId="77777777" w:rsidR="004B6100" w:rsidRDefault="00BB6882">
            <w:pPr>
              <w:rPr>
                <w:b/>
                <w:bCs/>
              </w:rPr>
            </w:pPr>
            <w:r>
              <w:rPr>
                <w:b/>
                <w:bCs/>
              </w:rPr>
              <w:t>Pos</w:t>
            </w:r>
          </w:p>
        </w:tc>
        <w:tc>
          <w:tcPr>
            <w:tcW w:w="1013" w:type="dxa"/>
          </w:tcPr>
          <w:p w14:paraId="7E38A364" w14:textId="77777777" w:rsidR="004B6100" w:rsidRDefault="00BB6882">
            <w:pPr>
              <w:rPr>
                <w:b/>
                <w:bCs/>
              </w:rPr>
            </w:pPr>
            <w:r>
              <w:rPr>
                <w:b/>
                <w:bCs/>
              </w:rPr>
              <w:t>Anzahl</w:t>
            </w:r>
          </w:p>
        </w:tc>
        <w:tc>
          <w:tcPr>
            <w:tcW w:w="3137" w:type="dxa"/>
          </w:tcPr>
          <w:p w14:paraId="5DE13387" w14:textId="77777777" w:rsidR="004B6100" w:rsidRDefault="00BB6882">
            <w:pPr>
              <w:rPr>
                <w:b/>
                <w:bCs/>
              </w:rPr>
            </w:pPr>
            <w:r>
              <w:rPr>
                <w:b/>
                <w:bCs/>
              </w:rPr>
              <w:t>Bauteil</w:t>
            </w:r>
          </w:p>
        </w:tc>
        <w:tc>
          <w:tcPr>
            <w:tcW w:w="2687" w:type="dxa"/>
          </w:tcPr>
          <w:p w14:paraId="2382BA28" w14:textId="77777777" w:rsidR="004B6100" w:rsidRDefault="00BB6882">
            <w:pPr>
              <w:rPr>
                <w:b/>
                <w:bCs/>
              </w:rPr>
            </w:pPr>
            <w:r>
              <w:rPr>
                <w:b/>
                <w:bCs/>
              </w:rPr>
              <w:t>Link</w:t>
            </w:r>
          </w:p>
        </w:tc>
      </w:tr>
      <w:tr w:rsidR="004B6100" w14:paraId="78E223E0" w14:textId="77777777">
        <w:trPr>
          <w:jc w:val="center"/>
        </w:trPr>
        <w:tc>
          <w:tcPr>
            <w:tcW w:w="717" w:type="dxa"/>
          </w:tcPr>
          <w:p w14:paraId="6333E725" w14:textId="77777777" w:rsidR="004B6100" w:rsidRDefault="00BB6882">
            <w:pPr>
              <w:jc w:val="center"/>
            </w:pPr>
            <w:r>
              <w:t>1</w:t>
            </w:r>
          </w:p>
        </w:tc>
        <w:tc>
          <w:tcPr>
            <w:tcW w:w="1013" w:type="dxa"/>
          </w:tcPr>
          <w:p w14:paraId="593768EE" w14:textId="77777777" w:rsidR="004B6100" w:rsidRDefault="00BB6882">
            <w:pPr>
              <w:jc w:val="center"/>
            </w:pPr>
            <w:r>
              <w:t>1</w:t>
            </w:r>
          </w:p>
        </w:tc>
        <w:tc>
          <w:tcPr>
            <w:tcW w:w="3137" w:type="dxa"/>
          </w:tcPr>
          <w:p w14:paraId="3DC16148" w14:textId="77777777" w:rsidR="004B6100" w:rsidRDefault="00BB6882">
            <w:pPr>
              <w:jc w:val="center"/>
            </w:pPr>
            <w:r>
              <w:t>Arduino Uno</w:t>
            </w:r>
          </w:p>
        </w:tc>
        <w:tc>
          <w:tcPr>
            <w:tcW w:w="2687" w:type="dxa"/>
          </w:tcPr>
          <w:p w14:paraId="3EBDD36F" w14:textId="77777777" w:rsidR="004B6100" w:rsidRDefault="00BB6882">
            <w:hyperlink r:id="rId8">
              <w:r>
                <w:rPr>
                  <w:rStyle w:val="Internetverknpfung"/>
                </w:rPr>
                <w:t>https://az-delivery.com</w:t>
              </w:r>
            </w:hyperlink>
          </w:p>
          <w:p w14:paraId="13651FB8" w14:textId="77777777" w:rsidR="004B6100" w:rsidRDefault="004B6100"/>
          <w:p w14:paraId="297E99E1" w14:textId="77777777" w:rsidR="004B6100" w:rsidRDefault="00BB6882">
            <w:hyperlink r:id="rId9">
              <w:r>
                <w:rPr>
                  <w:rStyle w:val="Internetverknpfung"/>
                </w:rPr>
                <w:t>https://www.amazon.de</w:t>
              </w:r>
            </w:hyperlink>
            <w:r>
              <w:t xml:space="preserve"> </w:t>
            </w:r>
          </w:p>
        </w:tc>
      </w:tr>
      <w:tr w:rsidR="004B6100" w14:paraId="0EFD3835" w14:textId="77777777">
        <w:trPr>
          <w:jc w:val="center"/>
        </w:trPr>
        <w:tc>
          <w:tcPr>
            <w:tcW w:w="717" w:type="dxa"/>
          </w:tcPr>
          <w:p w14:paraId="16875219" w14:textId="77777777" w:rsidR="004B6100" w:rsidRDefault="00BB6882">
            <w:pPr>
              <w:jc w:val="center"/>
            </w:pPr>
            <w:r>
              <w:t>2</w:t>
            </w:r>
          </w:p>
        </w:tc>
        <w:tc>
          <w:tcPr>
            <w:tcW w:w="1013" w:type="dxa"/>
          </w:tcPr>
          <w:p w14:paraId="60653729" w14:textId="77777777" w:rsidR="004B6100" w:rsidRDefault="00BB6882">
            <w:pPr>
              <w:jc w:val="center"/>
            </w:pPr>
            <w:r>
              <w:t>1</w:t>
            </w:r>
          </w:p>
        </w:tc>
        <w:tc>
          <w:tcPr>
            <w:tcW w:w="3137" w:type="dxa"/>
          </w:tcPr>
          <w:p w14:paraId="260214EF" w14:textId="77777777" w:rsidR="004B6100" w:rsidRDefault="00BB6882">
            <w:pPr>
              <w:jc w:val="center"/>
            </w:pPr>
            <w:r>
              <w:t>2,4“ TFT LCD Touchdisplay</w:t>
            </w:r>
          </w:p>
        </w:tc>
        <w:tc>
          <w:tcPr>
            <w:tcW w:w="2687" w:type="dxa"/>
          </w:tcPr>
          <w:p w14:paraId="38E9E406" w14:textId="77777777" w:rsidR="004B6100" w:rsidRDefault="00BB6882">
            <w:hyperlink r:id="rId10">
              <w:r>
                <w:rPr>
                  <w:rStyle w:val="Internetverknpfung"/>
                </w:rPr>
                <w:t>https://az-delivery.com</w:t>
              </w:r>
            </w:hyperlink>
          </w:p>
          <w:p w14:paraId="7FDD93CA" w14:textId="77777777" w:rsidR="004B6100" w:rsidRDefault="004B6100"/>
          <w:p w14:paraId="727BB5E0" w14:textId="77777777" w:rsidR="004B6100" w:rsidRDefault="00BB6882">
            <w:hyperlink r:id="rId11">
              <w:r>
                <w:rPr>
                  <w:rStyle w:val="Internetverknpfung"/>
                </w:rPr>
                <w:t>https://www.amazon.de</w:t>
              </w:r>
            </w:hyperlink>
          </w:p>
        </w:tc>
      </w:tr>
    </w:tbl>
    <w:p w14:paraId="2361F70A" w14:textId="0FF945DF" w:rsidR="004B6100" w:rsidRDefault="00BB6882">
      <w:pPr>
        <w:pStyle w:val="Beschriftung"/>
      </w:pPr>
      <w:r>
        <w:t xml:space="preserve">Tabelle </w:t>
      </w:r>
      <w:r>
        <w:fldChar w:fldCharType="begin"/>
      </w:r>
      <w:r>
        <w:instrText>SEQ Tabelle \* ARABIC</w:instrText>
      </w:r>
      <w:r>
        <w:fldChar w:fldCharType="separate"/>
      </w:r>
      <w:r>
        <w:rPr>
          <w:noProof/>
        </w:rPr>
        <w:t>1</w:t>
      </w:r>
      <w:r>
        <w:fldChar w:fldCharType="end"/>
      </w:r>
      <w:r>
        <w:t>: Benötigte Hardware für das Projekt</w:t>
      </w:r>
    </w:p>
    <w:p w14:paraId="004EED70" w14:textId="77777777" w:rsidR="004B6100" w:rsidRDefault="00BB6882">
      <w:r>
        <w:t>Genere</w:t>
      </w:r>
      <w:r>
        <w:t>ll können Sie auch ein anderes Touchdisplay benutzen, jedoch müssen Sie dann auf das Pinout des eingesetzten Touchdisplays achten und ggf. den Quellcode modifizieren.</w:t>
      </w:r>
    </w:p>
    <w:p w14:paraId="6EF79B01" w14:textId="77777777" w:rsidR="004B6100" w:rsidRDefault="004B6100"/>
    <w:p w14:paraId="2C0273D8" w14:textId="77777777" w:rsidR="004B6100" w:rsidRDefault="00BB6882">
      <w:r>
        <w:t>Bevor Sie anfangen, stecken Sie das 2.4“ TFT LCD Touchdisplay gemäß dem eBook auf den Ar</w:t>
      </w:r>
      <w:r>
        <w:t>duino Uno.</w:t>
      </w:r>
    </w:p>
    <w:p w14:paraId="7522FEB5" w14:textId="77777777" w:rsidR="004B6100" w:rsidRDefault="00BB6882">
      <w:pPr>
        <w:pStyle w:val="berschrift1"/>
      </w:pPr>
      <w:r>
        <w:t>Benötigte Software</w:t>
      </w:r>
    </w:p>
    <w:p w14:paraId="5A924C68" w14:textId="77777777" w:rsidR="004B6100" w:rsidRDefault="004B6100"/>
    <w:p w14:paraId="398A05ED" w14:textId="77777777" w:rsidR="004B6100" w:rsidRDefault="00BB6882">
      <w:r>
        <w:t>Die benötigte Software für dieses Projekt ist auch überschaubar:</w:t>
      </w:r>
    </w:p>
    <w:p w14:paraId="7F122E42" w14:textId="77777777" w:rsidR="004B6100" w:rsidRDefault="00BB6882">
      <w:pPr>
        <w:pStyle w:val="Listenabsatz"/>
        <w:numPr>
          <w:ilvl w:val="0"/>
          <w:numId w:val="1"/>
        </w:numPr>
      </w:pPr>
      <w:r>
        <w:t>Arduino IDE (</w:t>
      </w:r>
      <w:hyperlink r:id="rId12">
        <w:r>
          <w:rPr>
            <w:rStyle w:val="Internetverknpfung"/>
          </w:rPr>
          <w:t>https://www.arduino.cc/en/Main/Software</w:t>
        </w:r>
      </w:hyperlink>
      <w:r>
        <w:t xml:space="preserve">), hier am besten die aktuellste Version </w:t>
      </w:r>
      <w:r>
        <w:t>herunterladen</w:t>
      </w:r>
    </w:p>
    <w:p w14:paraId="7785A005" w14:textId="77777777" w:rsidR="004B6100" w:rsidRDefault="00BB6882">
      <w:pPr>
        <w:pStyle w:val="Listenabsatz"/>
        <w:numPr>
          <w:ilvl w:val="0"/>
          <w:numId w:val="1"/>
        </w:numPr>
      </w:pPr>
      <w:r>
        <w:t xml:space="preserve">Die Bibliothek </w:t>
      </w:r>
      <w:r>
        <w:rPr>
          <w:b/>
        </w:rPr>
        <w:t>MCUFriend_kbv</w:t>
      </w:r>
      <w:r>
        <w:t xml:space="preserve"> mit allen Abhängigkeiten, die Sie über die Bibliotheksverwaltung, siehe </w:t>
      </w:r>
      <w:hyperlink r:id="rId13">
        <w:r>
          <w:rPr>
            <w:rStyle w:val="Internetverknpfung"/>
          </w:rPr>
          <w:t>https://www.az-delivery.de/blogs/azdelivery-blog-fur-arduino-und-raspberry-pi/arduino-ide-programmieren-fuer-einsteiger-teil-1</w:t>
        </w:r>
      </w:hyperlink>
      <w:r>
        <w:t xml:space="preserve"> Abschnitt Bibliotheksverwaltung, installieren müssen.</w:t>
      </w:r>
    </w:p>
    <w:p w14:paraId="5C58DE5E" w14:textId="77777777" w:rsidR="004B6100" w:rsidRDefault="004B6100"/>
    <w:p w14:paraId="5857B468" w14:textId="77777777" w:rsidR="004B6100" w:rsidRDefault="00BB6882">
      <w:pPr>
        <w:pStyle w:val="berschrift1"/>
      </w:pPr>
      <w:r>
        <w:t>Kalibrierungsdaten vom Display ermitteln</w:t>
      </w:r>
    </w:p>
    <w:p w14:paraId="37B0E814" w14:textId="77777777" w:rsidR="004B6100" w:rsidRDefault="004B6100"/>
    <w:p w14:paraId="18C40921" w14:textId="6CDE78FE" w:rsidR="004B6100" w:rsidRDefault="00BB6882">
      <w:r>
        <w:t>Bevor Sie nun den Quellcode</w:t>
      </w:r>
      <w:r>
        <w:t xml:space="preserve"> für das Spiel übernehmen, müssen Sie noch eine Displaykalibrierung durchführen, damit die Positionsangaben beim Berühren vom Display auch korrekt sind. Damit Sie nun nicht lange suchen müssen, hat der Autor der </w:t>
      </w:r>
      <w:r>
        <w:rPr>
          <w:b/>
        </w:rPr>
        <w:t>MCUFriend_kbv</w:t>
      </w:r>
      <w:r>
        <w:t xml:space="preserve">-Bibliothek ein entsprechendes </w:t>
      </w:r>
      <w:r>
        <w:t xml:space="preserve">Beispiel mit dem Namen „TouchScreen_Calibr_native“ bereitgestellt, siehe </w:t>
      </w:r>
      <w:r>
        <w:fldChar w:fldCharType="begin"/>
      </w:r>
      <w:r>
        <w:instrText>REF _Ref47435838 \h</w:instrText>
      </w:r>
      <w:r>
        <w:fldChar w:fldCharType="separate"/>
      </w:r>
      <w:r>
        <w:t xml:space="preserve">Abbildung </w:t>
      </w:r>
      <w:r>
        <w:rPr>
          <w:noProof/>
        </w:rPr>
        <w:t>2</w:t>
      </w:r>
      <w:r>
        <w:fldChar w:fldCharType="end"/>
      </w:r>
      <w:r>
        <w:t xml:space="preserve">. </w:t>
      </w:r>
    </w:p>
    <w:p w14:paraId="339F03DE" w14:textId="77777777" w:rsidR="004B6100" w:rsidRDefault="004B6100"/>
    <w:p w14:paraId="76641D0F" w14:textId="77777777" w:rsidR="004B6100" w:rsidRDefault="00BB6882">
      <w:r>
        <w:t>Wichtig ist, dass Sie bitte den Seriellen Monitor der Arduino IDE starten, da Sie h</w:t>
      </w:r>
      <w:r>
        <w:t>ier Werte kopieren müssen.</w:t>
      </w:r>
    </w:p>
    <w:p w14:paraId="79BBB83D" w14:textId="77777777" w:rsidR="004B6100" w:rsidRDefault="00BB6882">
      <w:pPr>
        <w:jc w:val="center"/>
      </w:pPr>
      <w:r>
        <w:rPr>
          <w:noProof/>
        </w:rPr>
        <w:lastRenderedPageBreak/>
        <w:drawing>
          <wp:inline distT="0" distB="0" distL="0" distR="0" wp14:anchorId="3E0097E7" wp14:editId="37D03B9B">
            <wp:extent cx="4431665" cy="4575810"/>
            <wp:effectExtent l="0" t="0" r="0" b="0"/>
            <wp:docPr id="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Ein Bild, das Screenshot enthält.&#10;&#10;Automatisch generierte Beschreibung"/>
                    <pic:cNvPicPr>
                      <a:picLocks noChangeAspect="1" noChangeArrowheads="1"/>
                    </pic:cNvPicPr>
                  </pic:nvPicPr>
                  <pic:blipFill>
                    <a:blip r:embed="rId14"/>
                    <a:stretch>
                      <a:fillRect/>
                    </a:stretch>
                  </pic:blipFill>
                  <pic:spPr bwMode="auto">
                    <a:xfrm>
                      <a:off x="0" y="0"/>
                      <a:ext cx="4431665" cy="4575810"/>
                    </a:xfrm>
                    <a:prstGeom prst="rect">
                      <a:avLst/>
                    </a:prstGeom>
                  </pic:spPr>
                </pic:pic>
              </a:graphicData>
            </a:graphic>
          </wp:inline>
        </w:drawing>
      </w:r>
    </w:p>
    <w:p w14:paraId="3197FCAA" w14:textId="0D960C32" w:rsidR="004B6100" w:rsidRDefault="00BB6882">
      <w:pPr>
        <w:pStyle w:val="Beschriftung"/>
      </w:pPr>
      <w:bookmarkStart w:id="1" w:name="_Ref47435838"/>
      <w:r>
        <w:t xml:space="preserve">Abbildung </w:t>
      </w:r>
      <w:r>
        <w:fldChar w:fldCharType="begin"/>
      </w:r>
      <w:r>
        <w:instrText>SEQ Abbildung \* ARABIC</w:instrText>
      </w:r>
      <w:r>
        <w:fldChar w:fldCharType="separate"/>
      </w:r>
      <w:r>
        <w:rPr>
          <w:noProof/>
        </w:rPr>
        <w:t>2</w:t>
      </w:r>
      <w:r>
        <w:fldChar w:fldCharType="end"/>
      </w:r>
      <w:bookmarkEnd w:id="1"/>
      <w:r>
        <w:t>: Arduino Beispiel Touch-Kalibrierung öffnen</w:t>
      </w:r>
    </w:p>
    <w:p w14:paraId="2EC4CD04" w14:textId="77777777" w:rsidR="004B6100" w:rsidRDefault="004B6100"/>
    <w:p w14:paraId="4EF9E253" w14:textId="6EFB16D7" w:rsidR="004B6100" w:rsidRDefault="00BB6882">
      <w:r>
        <w:t xml:space="preserve">Folgen Sie den Anweisungen auf dem Touchdisplay, drücken und halten Sie die angezeigten Positionsmarker, die weiß markiert sind. Haben Sie alle </w:t>
      </w:r>
      <w:r>
        <w:t xml:space="preserve">Positionsmarken durch, wird Ihnen auf dem Touchdisplay die Kalibrierung vom Display ausgegeben, siehe </w:t>
      </w:r>
      <w:r>
        <w:fldChar w:fldCharType="begin"/>
      </w:r>
      <w:r>
        <w:instrText>REF _Ref47436438 \h</w:instrText>
      </w:r>
      <w:r>
        <w:fldChar w:fldCharType="separate"/>
      </w:r>
      <w:r>
        <w:t xml:space="preserve">Abbildung </w:t>
      </w:r>
      <w:r>
        <w:rPr>
          <w:noProof/>
        </w:rPr>
        <w:t>3</w:t>
      </w:r>
      <w:r>
        <w:fldChar w:fldCharType="end"/>
      </w:r>
      <w:r>
        <w:t>. Hier wird unterschieden zwischen Hochkant „Portrait“ un</w:t>
      </w:r>
      <w:r>
        <w:t xml:space="preserve">d Querformat „Landscape“. </w:t>
      </w:r>
    </w:p>
    <w:p w14:paraId="636C7C1E" w14:textId="77777777" w:rsidR="004B6100" w:rsidRDefault="00BB6882">
      <w:r>
        <w:t>Für das Spiel brauchen Sie die Daten für die seitliche „Landscape“ Ausrichtung.</w:t>
      </w:r>
    </w:p>
    <w:p w14:paraId="53E26F4D" w14:textId="77777777" w:rsidR="004B6100" w:rsidRDefault="004B6100"/>
    <w:p w14:paraId="30D4C619" w14:textId="77777777" w:rsidR="004B6100" w:rsidRDefault="00BB6882">
      <w:r>
        <w:rPr>
          <w:noProof/>
        </w:rPr>
        <w:drawing>
          <wp:inline distT="0" distB="0" distL="0" distR="0" wp14:anchorId="4A8B761C" wp14:editId="633EF0FA">
            <wp:extent cx="1811020" cy="2415540"/>
            <wp:effectExtent l="0" t="0" r="0" b="0"/>
            <wp:docPr id="3" name="Grafik 4" descr="Ein Bild, das Monitor, sitzend, Computer,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Ein Bild, das Monitor, sitzend, Computer, Tisch enthält.&#10;&#10;Automatisch generierte Beschreibung"/>
                    <pic:cNvPicPr>
                      <a:picLocks noChangeAspect="1" noChangeArrowheads="1"/>
                    </pic:cNvPicPr>
                  </pic:nvPicPr>
                  <pic:blipFill>
                    <a:blip r:embed="rId15"/>
                    <a:srcRect l="3778" t="20289" r="13331" b="-3200"/>
                    <a:stretch>
                      <a:fillRect/>
                    </a:stretch>
                  </pic:blipFill>
                  <pic:spPr bwMode="auto">
                    <a:xfrm>
                      <a:off x="0" y="0"/>
                      <a:ext cx="1811020" cy="2415540"/>
                    </a:xfrm>
                    <a:prstGeom prst="rect">
                      <a:avLst/>
                    </a:prstGeom>
                  </pic:spPr>
                </pic:pic>
              </a:graphicData>
            </a:graphic>
          </wp:inline>
        </w:drawing>
      </w:r>
      <w:r>
        <w:t xml:space="preserve"> </w:t>
      </w:r>
      <w:r>
        <w:rPr>
          <w:noProof/>
        </w:rPr>
        <w:drawing>
          <wp:inline distT="0" distB="0" distL="0" distR="0" wp14:anchorId="00AF9ABD" wp14:editId="6BCFF80F">
            <wp:extent cx="1821815" cy="2430145"/>
            <wp:effectExtent l="0" t="0" r="0" b="0"/>
            <wp:docPr id="4" name="Grafik 2" descr="Ein Bild, das Monitor, drinnen, sitzend,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 descr="Ein Bild, das Monitor, drinnen, sitzend, Metall enthält.&#10;&#10;Automatisch generierte Beschreibung"/>
                    <pic:cNvPicPr>
                      <a:picLocks noChangeAspect="1" noChangeArrowheads="1"/>
                    </pic:cNvPicPr>
                  </pic:nvPicPr>
                  <pic:blipFill>
                    <a:blip r:embed="rId16"/>
                    <a:stretch>
                      <a:fillRect/>
                    </a:stretch>
                  </pic:blipFill>
                  <pic:spPr bwMode="auto">
                    <a:xfrm>
                      <a:off x="0" y="0"/>
                      <a:ext cx="1821815" cy="2430145"/>
                    </a:xfrm>
                    <a:prstGeom prst="rect">
                      <a:avLst/>
                    </a:prstGeom>
                  </pic:spPr>
                </pic:pic>
              </a:graphicData>
            </a:graphic>
          </wp:inline>
        </w:drawing>
      </w:r>
      <w:r>
        <w:t xml:space="preserve"> </w:t>
      </w:r>
      <w:r>
        <w:rPr>
          <w:noProof/>
        </w:rPr>
        <w:drawing>
          <wp:inline distT="0" distB="0" distL="0" distR="0" wp14:anchorId="246C4885" wp14:editId="6926D913">
            <wp:extent cx="1821815" cy="2430145"/>
            <wp:effectExtent l="0" t="0" r="0" b="0"/>
            <wp:docPr id="5" name="Grafik 3" descr="Ein Bild, das Elektronik, Monitor, Bildschirm,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3" descr="Ein Bild, das Elektronik, Monitor, Bildschirm, sitzend enthält.&#10;&#10;Automatisch generierte Beschreibung"/>
                    <pic:cNvPicPr>
                      <a:picLocks noChangeAspect="1" noChangeArrowheads="1"/>
                    </pic:cNvPicPr>
                  </pic:nvPicPr>
                  <pic:blipFill>
                    <a:blip r:embed="rId17"/>
                    <a:stretch>
                      <a:fillRect/>
                    </a:stretch>
                  </pic:blipFill>
                  <pic:spPr bwMode="auto">
                    <a:xfrm>
                      <a:off x="0" y="0"/>
                      <a:ext cx="1821815" cy="2430145"/>
                    </a:xfrm>
                    <a:prstGeom prst="rect">
                      <a:avLst/>
                    </a:prstGeom>
                  </pic:spPr>
                </pic:pic>
              </a:graphicData>
            </a:graphic>
          </wp:inline>
        </w:drawing>
      </w:r>
    </w:p>
    <w:p w14:paraId="6DC080D9" w14:textId="5568A542" w:rsidR="004B6100" w:rsidRDefault="00BB6882">
      <w:pPr>
        <w:pStyle w:val="Beschriftung"/>
      </w:pPr>
      <w:bookmarkStart w:id="2" w:name="_Ref47436438"/>
      <w:r>
        <w:t xml:space="preserve">Abbildung </w:t>
      </w:r>
      <w:r>
        <w:fldChar w:fldCharType="begin"/>
      </w:r>
      <w:r>
        <w:instrText>SEQ Abbildung \* ARABIC</w:instrText>
      </w:r>
      <w:r>
        <w:fldChar w:fldCharType="separate"/>
      </w:r>
      <w:r>
        <w:rPr>
          <w:noProof/>
        </w:rPr>
        <w:t>3</w:t>
      </w:r>
      <w:r>
        <w:fldChar w:fldCharType="end"/>
      </w:r>
      <w:bookmarkEnd w:id="2"/>
      <w:r>
        <w:t>: Kalibrierung Touchdisplay durchführen</w:t>
      </w:r>
    </w:p>
    <w:p w14:paraId="0D1C07E3" w14:textId="77777777" w:rsidR="004B6100" w:rsidRDefault="004B6100"/>
    <w:p w14:paraId="0767371B" w14:textId="6E2E7B08" w:rsidR="004B6100" w:rsidRDefault="00BB6882">
      <w:r>
        <w:lastRenderedPageBreak/>
        <w:t>Diese Werte müssen Sie nun nicht abschreiben, sondern können die</w:t>
      </w:r>
      <w:r>
        <w:t xml:space="preserve"> benötigten Werte aus dem Seriellen Monitor kopieren, siehe </w:t>
      </w:r>
      <w:r>
        <w:fldChar w:fldCharType="begin"/>
      </w:r>
      <w:r>
        <w:instrText>REF _Ref47436558 \h</w:instrText>
      </w:r>
      <w:r>
        <w:fldChar w:fldCharType="separate"/>
      </w:r>
      <w:r>
        <w:t xml:space="preserve">Abbildung </w:t>
      </w:r>
      <w:r>
        <w:rPr>
          <w:noProof/>
        </w:rPr>
        <w:t>4</w:t>
      </w:r>
      <w:r>
        <w:fldChar w:fldCharType="end"/>
      </w:r>
      <w:r>
        <w:t>.</w:t>
      </w:r>
    </w:p>
    <w:p w14:paraId="1DB9BDA9" w14:textId="77777777" w:rsidR="004B6100" w:rsidRDefault="004B6100"/>
    <w:p w14:paraId="79ADAE5E" w14:textId="77777777" w:rsidR="004B6100" w:rsidRDefault="00BB6882">
      <w:pPr>
        <w:jc w:val="center"/>
      </w:pPr>
      <w:r>
        <w:rPr>
          <w:noProof/>
        </w:rPr>
        <w:drawing>
          <wp:inline distT="0" distB="0" distL="0" distR="0" wp14:anchorId="1262A80A" wp14:editId="6DD53DF4">
            <wp:extent cx="5760720" cy="2980690"/>
            <wp:effectExtent l="0" t="0" r="0"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noChangeArrowheads="1"/>
                    </pic:cNvPicPr>
                  </pic:nvPicPr>
                  <pic:blipFill>
                    <a:blip r:embed="rId18"/>
                    <a:stretch>
                      <a:fillRect/>
                    </a:stretch>
                  </pic:blipFill>
                  <pic:spPr bwMode="auto">
                    <a:xfrm>
                      <a:off x="0" y="0"/>
                      <a:ext cx="5760720" cy="2980690"/>
                    </a:xfrm>
                    <a:prstGeom prst="rect">
                      <a:avLst/>
                    </a:prstGeom>
                  </pic:spPr>
                </pic:pic>
              </a:graphicData>
            </a:graphic>
          </wp:inline>
        </w:drawing>
      </w:r>
    </w:p>
    <w:p w14:paraId="17075246" w14:textId="21719721" w:rsidR="004B6100" w:rsidRDefault="00BB6882">
      <w:pPr>
        <w:pStyle w:val="Beschriftung"/>
      </w:pPr>
      <w:bookmarkStart w:id="3" w:name="_Ref47436558"/>
      <w:r>
        <w:t xml:space="preserve">Abbildung </w:t>
      </w:r>
      <w:r>
        <w:fldChar w:fldCharType="begin"/>
      </w:r>
      <w:r>
        <w:instrText>SEQ Abbildung \* ARABIC</w:instrText>
      </w:r>
      <w:r>
        <w:fldChar w:fldCharType="separate"/>
      </w:r>
      <w:r>
        <w:rPr>
          <w:noProof/>
        </w:rPr>
        <w:t>4</w:t>
      </w:r>
      <w:r>
        <w:fldChar w:fldCharType="end"/>
      </w:r>
      <w:bookmarkEnd w:id="3"/>
      <w:r>
        <w:t>: Kalibrierungsausgabe im Seriellen Monitor</w:t>
      </w:r>
    </w:p>
    <w:p w14:paraId="0EEC004E" w14:textId="77777777" w:rsidR="004B6100" w:rsidRDefault="00BB6882">
      <w:r>
        <w:t>Wichtig dabei</w:t>
      </w:r>
      <w:r>
        <w:t xml:space="preserve"> sind die beiden Zeilen unter „*** COPY_PASTE from Serial Terminal“ und die beiden Zeilen unter „LANDSCAPE CALIBRATION“. Die ersten Werte sind das Pinout, um das Touchdisplay anzusteuern, die unteren Werte das Mapping, um die korrekte Pixelposition vom Dis</w:t>
      </w:r>
      <w:r>
        <w:t>play zu erhalten.</w:t>
      </w:r>
    </w:p>
    <w:p w14:paraId="0ED45EA5" w14:textId="77777777" w:rsidR="004B6100" w:rsidRDefault="004B6100"/>
    <w:p w14:paraId="043F9D29" w14:textId="77777777" w:rsidR="004B6100" w:rsidRDefault="00BB6882">
      <w:pPr>
        <w:pStyle w:val="berschrift1"/>
      </w:pPr>
      <w:r>
        <w:t>Was ist Mapping?</w:t>
      </w:r>
    </w:p>
    <w:p w14:paraId="177CF0BC" w14:textId="77777777" w:rsidR="004B6100" w:rsidRDefault="004B6100"/>
    <w:p w14:paraId="2F2C10AC" w14:textId="77777777" w:rsidR="004B6100" w:rsidRDefault="00BB6882">
      <w:r>
        <w:t xml:space="preserve">Bevor Sie lange googlen, was „Mapping“ bedeutet, möchte ich Ihnen diese Frage gerne anhand von unserem Touchdisplay erläutern. Sie erhalten beim Drücken auf das Touchdisplay Informationsdaten über die Position und </w:t>
      </w:r>
      <w:r>
        <w:t>den Druck. Diese Werte spiegeln aber nicht die korrekten Pixelkoordinaten des Displays wider, sondern die Widerstandswerte vom Display. Genau an dieser Stelle kommt das Mapping zum Einsatz. Die ermittelten Grenzwerte werden genutzt, um die X- und Y-Pixelko</w:t>
      </w:r>
      <w:r>
        <w:t xml:space="preserve">ordinaten vom Display zu errechnen. Die genaue Funktion von map können Sie auch in der Referenz von Arduino unter </w:t>
      </w:r>
      <w:hyperlink r:id="rId19">
        <w:r>
          <w:rPr>
            <w:rStyle w:val="Internetverknpfung"/>
          </w:rPr>
          <w:t>https://www.arduino.cc/reference/de/language/functions/mat</w:t>
        </w:r>
        <w:r>
          <w:rPr>
            <w:rStyle w:val="Internetverknpfung"/>
          </w:rPr>
          <w:t>h/map/</w:t>
        </w:r>
      </w:hyperlink>
      <w:r>
        <w:t xml:space="preserve"> nachlesen.</w:t>
      </w:r>
    </w:p>
    <w:p w14:paraId="48886F0D" w14:textId="77777777" w:rsidR="004B6100" w:rsidRDefault="004B6100"/>
    <w:p w14:paraId="35191406" w14:textId="77777777" w:rsidR="004B6100" w:rsidRDefault="00BB6882">
      <w:pPr>
        <w:pStyle w:val="berschrift1"/>
      </w:pPr>
      <w:r>
        <w:t>Anpassung im Quellcode</w:t>
      </w:r>
    </w:p>
    <w:p w14:paraId="1E21FCE7" w14:textId="77777777" w:rsidR="004B6100" w:rsidRDefault="004B6100"/>
    <w:p w14:paraId="18EFF1C7" w14:textId="77777777" w:rsidR="004B6100" w:rsidRDefault="00BB6882">
      <w:r>
        <w:t>Wenn Sie den Quellcode vom Spiel öffnen, finden Sie in Zeile 19 den Kommentar „// COPY-PASTE from Serial Terminal TouchScreen_Calibr_native“. Die beiden Zeilen dahinter müssen nun von Ihnen durch Ihre kopierten We</w:t>
      </w:r>
      <w:r>
        <w:t>rte hinter „*** COPY_PASTE from Serial Terminal“ der Kalibrierung ersetzt werden. Damit wird das Touchdisplay korrekt angesteuert. Sollten Sie das oben genannte Touchdisplay nutzen, so müssen Sie an dieser Stelle erst einmal nichts verändern müssen.</w:t>
      </w:r>
    </w:p>
    <w:p w14:paraId="481B1A30" w14:textId="77777777" w:rsidR="004B6100" w:rsidRDefault="004B6100"/>
    <w:p w14:paraId="52C8746F" w14:textId="6F009707" w:rsidR="004B6100" w:rsidRDefault="00BB6882">
      <w:r>
        <w:t>In de</w:t>
      </w:r>
      <w:r>
        <w:t>r Funktion bool Touch_getXY(void), siehe Zeile 38 im Quellcode, finden Sie den Kommentar „//Update mapping from calibration“. Direkt danach sehen Sie das Mapping für die X- und Y-Koordinate vom Touchdisplay. Ersetzen Sie an dieser Stelle bitte die vorhande</w:t>
      </w:r>
      <w:r>
        <w:t xml:space="preserve">nen Werte mit Ihren kopierten Werten vom Seriellen Monitor der „LANDSCAPE </w:t>
      </w:r>
      <w:r>
        <w:lastRenderedPageBreak/>
        <w:t xml:space="preserve">CALIBRATION“, wobei Sie nur die Werte für LEFT, RT, TOP, BOT innerhalb der Klammern ersetzen sollten und nicht den gesamten Text, siehe </w:t>
      </w:r>
      <w:r>
        <w:fldChar w:fldCharType="begin"/>
      </w:r>
      <w:r>
        <w:instrText>REF _Ref47457602 \h</w:instrText>
      </w:r>
      <w:r>
        <w:fldChar w:fldCharType="separate"/>
      </w:r>
      <w:r>
        <w:t xml:space="preserve">Abbildung </w:t>
      </w:r>
      <w:r>
        <w:rPr>
          <w:noProof/>
        </w:rPr>
        <w:t>5</w:t>
      </w:r>
      <w:r>
        <w:fldChar w:fldCharType="end"/>
      </w:r>
      <w:r>
        <w:t>.</w:t>
      </w:r>
    </w:p>
    <w:p w14:paraId="6F27ADB9" w14:textId="77777777" w:rsidR="004B6100" w:rsidRDefault="00BB6882">
      <w:pPr>
        <w:jc w:val="center"/>
      </w:pPr>
      <w:r>
        <w:rPr>
          <w:noProof/>
        </w:rPr>
        <w:drawing>
          <wp:inline distT="0" distB="0" distL="0" distR="0" wp14:anchorId="28B6ADEE" wp14:editId="033B59B5">
            <wp:extent cx="4839335" cy="28676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20"/>
                    <a:stretch>
                      <a:fillRect/>
                    </a:stretch>
                  </pic:blipFill>
                  <pic:spPr bwMode="auto">
                    <a:xfrm>
                      <a:off x="0" y="0"/>
                      <a:ext cx="4839335" cy="2867660"/>
                    </a:xfrm>
                    <a:prstGeom prst="rect">
                      <a:avLst/>
                    </a:prstGeom>
                  </pic:spPr>
                </pic:pic>
              </a:graphicData>
            </a:graphic>
          </wp:inline>
        </w:drawing>
      </w:r>
    </w:p>
    <w:p w14:paraId="60408585" w14:textId="36D65622" w:rsidR="004B6100" w:rsidRDefault="00BB6882">
      <w:pPr>
        <w:pStyle w:val="Beschriftung"/>
      </w:pPr>
      <w:bookmarkStart w:id="4" w:name="_Ref47457602"/>
      <w:r>
        <w:t xml:space="preserve">Abbildung </w:t>
      </w:r>
      <w:r>
        <w:fldChar w:fldCharType="begin"/>
      </w:r>
      <w:r>
        <w:instrText>SEQ Abbildung \* ARABIC</w:instrText>
      </w:r>
      <w:r>
        <w:fldChar w:fldCharType="separate"/>
      </w:r>
      <w:r>
        <w:rPr>
          <w:noProof/>
        </w:rPr>
        <w:t>5</w:t>
      </w:r>
      <w:r>
        <w:fldChar w:fldCharType="end"/>
      </w:r>
      <w:bookmarkEnd w:id="4"/>
      <w:r>
        <w:t>: Kalibrierungsdaten für Mapping übernehmen</w:t>
      </w:r>
    </w:p>
    <w:p w14:paraId="264F2E23" w14:textId="77777777" w:rsidR="004B6100" w:rsidRDefault="00BB6882">
      <w:pPr>
        <w:pStyle w:val="berschrift1"/>
      </w:pPr>
      <w:r>
        <w:t>Der Quellcode</w:t>
      </w:r>
    </w:p>
    <w:p w14:paraId="46A9C0FE" w14:textId="77777777" w:rsidR="004B6100" w:rsidRDefault="004B6100"/>
    <w:p w14:paraId="795DA6AA" w14:textId="77777777" w:rsidR="004B6100" w:rsidRDefault="00BB6882">
      <w:r>
        <w:t xml:space="preserve">Da der Quellcode über 600 Zeichen hat und Sie zusätzlich noch eine weitere Datei für das Generieren vom X- und O- Symbol benötigen, soll an dieser Stelle nur der Ablauf erläutert werden. Den Quellcode können sie unter </w:t>
      </w:r>
      <w:hyperlink r:id="rId21">
        <w:r>
          <w:rPr>
            <w:rStyle w:val="Internetverknpfung"/>
          </w:rPr>
          <w:t>https://github.com/M3taKn1ght/Blog-Repo/tree/master/TicTacToe</w:t>
        </w:r>
      </w:hyperlink>
      <w:r>
        <w:t xml:space="preserve"> downloaden.</w:t>
      </w:r>
    </w:p>
    <w:p w14:paraId="18CFB229" w14:textId="77777777" w:rsidR="004B6100" w:rsidRDefault="004B6100"/>
    <w:p w14:paraId="72F27FAC" w14:textId="77777777" w:rsidR="004B6100" w:rsidRDefault="00BB6882">
      <w:r>
        <w:t xml:space="preserve">Am Anfang vom Quellcode wird ein Objekt der Klasse TouchScreen erzeugt, siehe Zeile 22 im Quellcode. An dieser Stelle werden die Pins für </w:t>
      </w:r>
      <w:r>
        <w:t>Kommunikation und der Erfassung der analogen Werte vom Touchdisplay übergeben.</w:t>
      </w:r>
    </w:p>
    <w:p w14:paraId="5C18CCD7" w14:textId="63215D24" w:rsidR="004B6100" w:rsidRDefault="00BB6882">
      <w:r>
        <w:t>In der Setup-Funktion werden der Serielle Monitor und das Display gestartet, gleichzeitig aber auch der Startscreen samt Buttons erzeugt. Interessant sind dabei die Zeilen 86 un</w:t>
      </w:r>
      <w:r>
        <w:t xml:space="preserve">d 88, in denen das Aussehen der beiden Buttons vergeben wird, siehe </w:t>
      </w:r>
      <w:r>
        <w:fldChar w:fldCharType="begin"/>
      </w:r>
      <w:r>
        <w:instrText>REF _Ref47458165 \h</w:instrText>
      </w:r>
      <w:r>
        <w:fldChar w:fldCharType="separate"/>
      </w:r>
      <w:r>
        <w:t xml:space="preserve">Abbildung </w:t>
      </w:r>
      <w:r>
        <w:rPr>
          <w:noProof/>
        </w:rPr>
        <w:t>6</w:t>
      </w:r>
      <w:r>
        <w:fldChar w:fldCharType="end"/>
      </w:r>
      <w:r>
        <w:t>.</w:t>
      </w:r>
    </w:p>
    <w:p w14:paraId="3E77288D" w14:textId="77777777" w:rsidR="004B6100" w:rsidRDefault="004B6100"/>
    <w:p w14:paraId="7C5B77E5" w14:textId="77777777" w:rsidR="004B6100" w:rsidRDefault="00BB6882">
      <w:r>
        <w:rPr>
          <w:noProof/>
        </w:rPr>
        <w:drawing>
          <wp:inline distT="0" distB="0" distL="0" distR="0" wp14:anchorId="16ED2ADB" wp14:editId="2391CC95">
            <wp:extent cx="5267960" cy="657225"/>
            <wp:effectExtent l="0" t="0" r="0" b="0"/>
            <wp:docPr id="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pic:cNvPicPr>
                      <a:picLocks noChangeAspect="1" noChangeArrowheads="1"/>
                    </pic:cNvPicPr>
                  </pic:nvPicPr>
                  <pic:blipFill>
                    <a:blip r:embed="rId22"/>
                    <a:stretch>
                      <a:fillRect/>
                    </a:stretch>
                  </pic:blipFill>
                  <pic:spPr bwMode="auto">
                    <a:xfrm>
                      <a:off x="0" y="0"/>
                      <a:ext cx="5267960" cy="657225"/>
                    </a:xfrm>
                    <a:prstGeom prst="rect">
                      <a:avLst/>
                    </a:prstGeom>
                  </pic:spPr>
                </pic:pic>
              </a:graphicData>
            </a:graphic>
          </wp:inline>
        </w:drawing>
      </w:r>
    </w:p>
    <w:p w14:paraId="5C1381C1" w14:textId="6115150C" w:rsidR="004B6100" w:rsidRDefault="00BB6882">
      <w:pPr>
        <w:pStyle w:val="Beschriftung"/>
      </w:pPr>
      <w:bookmarkStart w:id="5" w:name="_Ref47458165"/>
      <w:r>
        <w:t xml:space="preserve">Abbildung </w:t>
      </w:r>
      <w:r>
        <w:fldChar w:fldCharType="begin"/>
      </w:r>
      <w:r>
        <w:instrText>SEQ Abbildung \* ARABIC</w:instrText>
      </w:r>
      <w:r>
        <w:fldChar w:fldCharType="separate"/>
      </w:r>
      <w:r>
        <w:rPr>
          <w:noProof/>
        </w:rPr>
        <w:t>6</w:t>
      </w:r>
      <w:r>
        <w:fldChar w:fldCharType="end"/>
      </w:r>
      <w:bookmarkEnd w:id="5"/>
      <w:r>
        <w:t>: Initialisierung der beiden Buttons</w:t>
      </w:r>
    </w:p>
    <w:p w14:paraId="7365A2CD" w14:textId="77777777" w:rsidR="004B6100" w:rsidRDefault="00BB6882">
      <w:r>
        <w:t>Die drei ang</w:t>
      </w:r>
      <w:r>
        <w:t>egebenen Farben definieren sich wie folgt. Die erste Farbe ist die Rahmenfarbe, die zweite Farbe ist die Füllfarbe und die letzte Farbe ist die Textfarbe. Hier können Sie gerne ein eigenes Design kreieren.</w:t>
      </w:r>
    </w:p>
    <w:p w14:paraId="1D237C93" w14:textId="77777777" w:rsidR="004B6100" w:rsidRDefault="004B6100"/>
    <w:p w14:paraId="756ECEAB" w14:textId="30B5FB43" w:rsidR="004B6100" w:rsidRDefault="00BB6882">
      <w:r>
        <w:t>In der loop-Funktion wird überwacht, ob der Spiel</w:t>
      </w:r>
      <w:r>
        <w:t xml:space="preserve">er eine Eingabe auf dem Display macht und an welcher Position. Dabei wird die Funktion Touch_getXY() aufgerufen, welche die entsprechenden Koordinaten über das Mapping ermittelt und in die globalen Variablen pixel_x und pixel_y schreibt, siehe </w:t>
      </w:r>
      <w:r>
        <w:fldChar w:fldCharType="begin"/>
      </w:r>
      <w:r>
        <w:instrText>REF _Ref4759</w:instrText>
      </w:r>
      <w:r>
        <w:instrText>3997 \h</w:instrText>
      </w:r>
      <w:r>
        <w:fldChar w:fldCharType="separate"/>
      </w:r>
      <w:r>
        <w:t xml:space="preserve">Code </w:t>
      </w:r>
      <w:r>
        <w:rPr>
          <w:noProof/>
        </w:rPr>
        <w:t>1</w:t>
      </w:r>
      <w:r>
        <w:fldChar w:fldCharType="end"/>
      </w:r>
      <w:r>
        <w:t>.</w:t>
      </w:r>
    </w:p>
    <w:p w14:paraId="36FB69F6" w14:textId="77777777" w:rsidR="004B6100" w:rsidRDefault="004B6100"/>
    <w:p w14:paraId="661CD550" w14:textId="77777777" w:rsidR="004B6100" w:rsidRDefault="00BB6882">
      <w:pPr>
        <w:rPr>
          <w:lang w:val="en-GB"/>
        </w:rPr>
      </w:pPr>
      <w:r>
        <w:rPr>
          <w:lang w:val="en-GB"/>
        </w:rPr>
        <w:t>//Check in "main-menu" if human select a game</w:t>
      </w:r>
    </w:p>
    <w:p w14:paraId="7B303AD2" w14:textId="77777777" w:rsidR="004B6100" w:rsidRDefault="00BB6882">
      <w:pPr>
        <w:rPr>
          <w:lang w:val="en-GB"/>
        </w:rPr>
      </w:pPr>
      <w:r>
        <w:rPr>
          <w:lang w:val="en-GB"/>
        </w:rPr>
        <w:t>void loop() {</w:t>
      </w:r>
    </w:p>
    <w:p w14:paraId="044D858D" w14:textId="77777777" w:rsidR="004B6100" w:rsidRDefault="00BB6882">
      <w:pPr>
        <w:rPr>
          <w:lang w:val="en-GB"/>
        </w:rPr>
      </w:pPr>
      <w:r>
        <w:rPr>
          <w:lang w:val="en-GB"/>
        </w:rPr>
        <w:t xml:space="preserve">  unsigned long currentMillis = millis();</w:t>
      </w:r>
    </w:p>
    <w:p w14:paraId="2D091E0F" w14:textId="77777777" w:rsidR="004B6100" w:rsidRDefault="00BB6882">
      <w:pPr>
        <w:rPr>
          <w:lang w:val="en-GB"/>
        </w:rPr>
      </w:pPr>
      <w:r>
        <w:rPr>
          <w:lang w:val="en-GB"/>
        </w:rPr>
        <w:t xml:space="preserve">  if(currentMillis - previousMillis &gt;= interval )</w:t>
      </w:r>
    </w:p>
    <w:p w14:paraId="51D2E2E4" w14:textId="77777777" w:rsidR="004B6100" w:rsidRDefault="00BB6882">
      <w:pPr>
        <w:rPr>
          <w:lang w:val="en-GB"/>
        </w:rPr>
      </w:pPr>
      <w:r>
        <w:rPr>
          <w:lang w:val="en-GB"/>
        </w:rPr>
        <w:t xml:space="preserve">  {</w:t>
      </w:r>
    </w:p>
    <w:p w14:paraId="22571C92" w14:textId="77777777" w:rsidR="004B6100" w:rsidRDefault="00BB6882">
      <w:pPr>
        <w:rPr>
          <w:lang w:val="en-GB"/>
        </w:rPr>
      </w:pPr>
      <w:r>
        <w:rPr>
          <w:lang w:val="en-GB"/>
        </w:rPr>
        <w:lastRenderedPageBreak/>
        <w:t xml:space="preserve">    </w:t>
      </w:r>
      <w:r>
        <w:rPr>
          <w:lang w:val="en-GB"/>
        </w:rPr>
        <w:t>previousMillis = currentMillis;</w:t>
      </w:r>
    </w:p>
    <w:p w14:paraId="02EFDB6B" w14:textId="77777777" w:rsidR="004B6100" w:rsidRDefault="00BB6882">
      <w:pPr>
        <w:rPr>
          <w:lang w:val="en-GB"/>
        </w:rPr>
      </w:pPr>
      <w:r>
        <w:rPr>
          <w:lang w:val="en-GB"/>
        </w:rPr>
        <w:t xml:space="preserve">    if(iEnableButtons)</w:t>
      </w:r>
    </w:p>
    <w:p w14:paraId="46C14B32" w14:textId="77777777" w:rsidR="004B6100" w:rsidRDefault="00BB6882">
      <w:pPr>
        <w:rPr>
          <w:lang w:val="en-GB"/>
        </w:rPr>
      </w:pPr>
      <w:r>
        <w:rPr>
          <w:lang w:val="en-GB"/>
        </w:rPr>
        <w:t xml:space="preserve">    {</w:t>
      </w:r>
    </w:p>
    <w:p w14:paraId="006EA745" w14:textId="77777777" w:rsidR="004B6100" w:rsidRDefault="00BB6882">
      <w:pPr>
        <w:rPr>
          <w:lang w:val="en-GB"/>
        </w:rPr>
      </w:pPr>
      <w:r>
        <w:rPr>
          <w:lang w:val="en-GB"/>
        </w:rPr>
        <w:t xml:space="preserve">      bPressed = Touch_getXY();</w:t>
      </w:r>
    </w:p>
    <w:p w14:paraId="3013ADFA" w14:textId="77777777" w:rsidR="004B6100" w:rsidRDefault="00BB6882">
      <w:pPr>
        <w:rPr>
          <w:lang w:val="en-GB"/>
        </w:rPr>
      </w:pPr>
      <w:r>
        <w:rPr>
          <w:lang w:val="en-GB"/>
        </w:rPr>
        <w:t xml:space="preserve">      if(bPressed)</w:t>
      </w:r>
    </w:p>
    <w:p w14:paraId="7E06143A" w14:textId="77777777" w:rsidR="004B6100" w:rsidRDefault="00BB6882">
      <w:pPr>
        <w:rPr>
          <w:lang w:val="en-GB"/>
        </w:rPr>
      </w:pPr>
      <w:r>
        <w:rPr>
          <w:lang w:val="en-GB"/>
        </w:rPr>
        <w:t xml:space="preserve">        Serial.println("X: " + String(pixel_x) + " Y: "  + String(pixel_y));</w:t>
      </w:r>
    </w:p>
    <w:p w14:paraId="4A42FA8E" w14:textId="77777777" w:rsidR="004B6100" w:rsidRDefault="00BB6882">
      <w:pPr>
        <w:rPr>
          <w:lang w:val="en-GB"/>
        </w:rPr>
      </w:pPr>
      <w:r>
        <w:rPr>
          <w:lang w:val="en-GB"/>
        </w:rPr>
        <w:t xml:space="preserve">      btnEasy.press(bPressed &amp;&amp; btnEasy.contains(pixel_x,pixel_y));</w:t>
      </w:r>
    </w:p>
    <w:p w14:paraId="0692F706" w14:textId="77777777" w:rsidR="004B6100" w:rsidRDefault="00BB6882">
      <w:pPr>
        <w:rPr>
          <w:lang w:val="en-GB"/>
        </w:rPr>
      </w:pPr>
      <w:r>
        <w:rPr>
          <w:lang w:val="en-GB"/>
        </w:rPr>
        <w:t xml:space="preserve">      if (btnEasy.justPressed()){</w:t>
      </w:r>
    </w:p>
    <w:p w14:paraId="4F1B6810" w14:textId="77777777" w:rsidR="004B6100" w:rsidRDefault="00BB6882">
      <w:pPr>
        <w:rPr>
          <w:lang w:val="en-GB"/>
        </w:rPr>
      </w:pPr>
      <w:r>
        <w:rPr>
          <w:lang w:val="en-GB"/>
        </w:rPr>
        <w:t xml:space="preserve">        //btnEasy.drawButton(true);</w:t>
      </w:r>
    </w:p>
    <w:p w14:paraId="69740135" w14:textId="77777777" w:rsidR="004B6100" w:rsidRDefault="00BB6882">
      <w:pPr>
        <w:rPr>
          <w:lang w:val="en-GB"/>
        </w:rPr>
      </w:pPr>
      <w:r>
        <w:rPr>
          <w:lang w:val="en-GB"/>
        </w:rPr>
        <w:t xml:space="preserve">        Serial.println("Easy game");</w:t>
      </w:r>
    </w:p>
    <w:p w14:paraId="225F2E77" w14:textId="77777777" w:rsidR="004B6100" w:rsidRDefault="00BB6882">
      <w:pPr>
        <w:rPr>
          <w:lang w:val="en-GB"/>
        </w:rPr>
      </w:pPr>
      <w:r>
        <w:rPr>
          <w:lang w:val="en-GB"/>
        </w:rPr>
        <w:t xml:space="preserve">        ResetGame();</w:t>
      </w:r>
    </w:p>
    <w:p w14:paraId="38864766" w14:textId="77777777" w:rsidR="004B6100" w:rsidRDefault="00BB6882">
      <w:pPr>
        <w:rPr>
          <w:lang w:val="en-GB"/>
        </w:rPr>
      </w:pPr>
      <w:r>
        <w:rPr>
          <w:lang w:val="en-GB"/>
        </w:rPr>
        <w:t xml:space="preserve">        playGame(false);  //Easy Mode</w:t>
      </w:r>
    </w:p>
    <w:p w14:paraId="126DE86D" w14:textId="77777777" w:rsidR="004B6100" w:rsidRDefault="00BB6882">
      <w:pPr>
        <w:rPr>
          <w:lang w:val="en-GB"/>
        </w:rPr>
      </w:pPr>
      <w:r>
        <w:rPr>
          <w:lang w:val="en-GB"/>
        </w:rPr>
        <w:t xml:space="preserve">      }</w:t>
      </w:r>
    </w:p>
    <w:p w14:paraId="1D7A654E" w14:textId="77777777" w:rsidR="004B6100" w:rsidRDefault="00BB6882">
      <w:pPr>
        <w:rPr>
          <w:lang w:val="en-GB"/>
        </w:rPr>
      </w:pPr>
      <w:r>
        <w:rPr>
          <w:lang w:val="en-GB"/>
        </w:rPr>
        <w:t xml:space="preserve">      btnHard.press(bPressed &amp;&amp; btnHard.contains(pixel_x,pixel_y));</w:t>
      </w:r>
    </w:p>
    <w:p w14:paraId="7B8D34A7" w14:textId="77777777" w:rsidR="004B6100" w:rsidRDefault="00BB6882">
      <w:pPr>
        <w:rPr>
          <w:lang w:val="en-GB"/>
        </w:rPr>
      </w:pPr>
      <w:r>
        <w:rPr>
          <w:lang w:val="en-GB"/>
        </w:rPr>
        <w:t xml:space="preserve">      if (btn</w:t>
      </w:r>
      <w:r>
        <w:rPr>
          <w:lang w:val="en-GB"/>
        </w:rPr>
        <w:t>Hard.justPressed()){</w:t>
      </w:r>
    </w:p>
    <w:p w14:paraId="7329EA45" w14:textId="77777777" w:rsidR="004B6100" w:rsidRDefault="00BB6882">
      <w:pPr>
        <w:rPr>
          <w:lang w:val="en-GB"/>
        </w:rPr>
      </w:pPr>
      <w:r>
        <w:rPr>
          <w:lang w:val="en-GB"/>
        </w:rPr>
        <w:t xml:space="preserve">        //btnHard.drawButton(true);</w:t>
      </w:r>
    </w:p>
    <w:p w14:paraId="2A0D3FCB" w14:textId="77777777" w:rsidR="004B6100" w:rsidRDefault="00BB6882">
      <w:pPr>
        <w:rPr>
          <w:lang w:val="en-GB"/>
        </w:rPr>
      </w:pPr>
      <w:r>
        <w:rPr>
          <w:lang w:val="en-GB"/>
        </w:rPr>
        <w:t xml:space="preserve">        Serial.println("Hard game");</w:t>
      </w:r>
    </w:p>
    <w:p w14:paraId="595529C8" w14:textId="77777777" w:rsidR="004B6100" w:rsidRDefault="00BB6882">
      <w:pPr>
        <w:rPr>
          <w:lang w:val="en-GB"/>
        </w:rPr>
      </w:pPr>
      <w:r>
        <w:rPr>
          <w:lang w:val="en-GB"/>
        </w:rPr>
        <w:t xml:space="preserve">        ResetGame();</w:t>
      </w:r>
    </w:p>
    <w:p w14:paraId="3330D219" w14:textId="77777777" w:rsidR="004B6100" w:rsidRDefault="00BB6882">
      <w:r>
        <w:rPr>
          <w:lang w:val="en-GB"/>
        </w:rPr>
        <w:t xml:space="preserve">        </w:t>
      </w:r>
      <w:r>
        <w:t>playGame(true);  //Hard  Mode</w:t>
      </w:r>
    </w:p>
    <w:p w14:paraId="72F8C6E5" w14:textId="77777777" w:rsidR="004B6100" w:rsidRDefault="00BB6882">
      <w:r>
        <w:t xml:space="preserve">      }</w:t>
      </w:r>
    </w:p>
    <w:p w14:paraId="4CF339C6" w14:textId="77777777" w:rsidR="004B6100" w:rsidRDefault="00BB6882">
      <w:r>
        <w:t xml:space="preserve">    }</w:t>
      </w:r>
    </w:p>
    <w:p w14:paraId="29FC4110" w14:textId="77777777" w:rsidR="004B6100" w:rsidRDefault="00BB6882">
      <w:r>
        <w:t xml:space="preserve">  }</w:t>
      </w:r>
    </w:p>
    <w:p w14:paraId="4D58DE60" w14:textId="77777777" w:rsidR="004B6100" w:rsidRDefault="00BB6882">
      <w:r>
        <w:t>}</w:t>
      </w:r>
    </w:p>
    <w:p w14:paraId="6557E15D" w14:textId="488BF309" w:rsidR="004B6100" w:rsidRDefault="00BB6882">
      <w:pPr>
        <w:pStyle w:val="Beschriftung"/>
      </w:pPr>
      <w:bookmarkStart w:id="6" w:name="_Ref47593997"/>
      <w:r>
        <w:t xml:space="preserve">Code </w:t>
      </w:r>
      <w:r>
        <w:fldChar w:fldCharType="begin"/>
      </w:r>
      <w:r>
        <w:instrText>SEQ Code \* ARABIC</w:instrText>
      </w:r>
      <w:r>
        <w:fldChar w:fldCharType="separate"/>
      </w:r>
      <w:r>
        <w:rPr>
          <w:noProof/>
        </w:rPr>
        <w:t>1</w:t>
      </w:r>
      <w:r>
        <w:fldChar w:fldCharType="end"/>
      </w:r>
      <w:bookmarkEnd w:id="6"/>
      <w:r>
        <w:t>: Loop-Funktion des Programms</w:t>
      </w:r>
    </w:p>
    <w:p w14:paraId="776D9A7A" w14:textId="77777777" w:rsidR="004B6100" w:rsidRDefault="004B6100"/>
    <w:p w14:paraId="42CC3787" w14:textId="68548BE4" w:rsidR="004B6100" w:rsidRDefault="00BB6882">
      <w:r>
        <w:t xml:space="preserve">Sollte die Eingabe auf einem der beiden Buttons „Easy“ und „Hard“ sein, so werden das Spielfeld über die Funktion ResetGame() generiert und die beiden Buttons für einfaches oder schwieriges Spiel deaktiviert, siehe </w:t>
      </w:r>
      <w:r>
        <w:fldChar w:fldCharType="begin"/>
      </w:r>
      <w:r>
        <w:instrText>REF _Ref47458719 \h</w:instrText>
      </w:r>
      <w:r>
        <w:fldChar w:fldCharType="separate"/>
      </w:r>
      <w:r>
        <w:t xml:space="preserve">Abbildung </w:t>
      </w:r>
      <w:r>
        <w:rPr>
          <w:noProof/>
        </w:rPr>
        <w:t>7</w:t>
      </w:r>
      <w:r>
        <w:fldChar w:fldCharType="end"/>
      </w:r>
      <w:r>
        <w:t>.</w:t>
      </w:r>
    </w:p>
    <w:p w14:paraId="2F7AFD9A" w14:textId="77777777" w:rsidR="004B6100" w:rsidRDefault="004B6100"/>
    <w:p w14:paraId="1C5FC255" w14:textId="77777777" w:rsidR="004B6100" w:rsidRDefault="00BB6882">
      <w:r>
        <w:rPr>
          <w:noProof/>
        </w:rPr>
        <w:lastRenderedPageBreak/>
        <mc:AlternateContent>
          <mc:Choice Requires="wps">
            <w:drawing>
              <wp:inline distT="0" distB="0" distL="0" distR="0" wp14:anchorId="2B624360" wp14:editId="73BF8C25">
                <wp:extent cx="4321175" cy="5761355"/>
                <wp:effectExtent l="3810" t="0" r="7620" b="7620"/>
                <wp:docPr id="9" name="9_Blank_GameScreen.jpg"/>
                <wp:cNvGraphicFramePr/>
                <a:graphic xmlns:a="http://schemas.openxmlformats.org/drawingml/2006/main">
                  <a:graphicData uri="http://schemas.openxmlformats.org/drawingml/2006/picture">
                    <pic:pic xmlns:pic="http://schemas.openxmlformats.org/drawingml/2006/picture">
                      <pic:nvPicPr>
                        <pic:cNvPr id="1" name="9_Blank_GameScreen.jpg"/>
                        <pic:cNvPicPr/>
                      </pic:nvPicPr>
                      <pic:blipFill>
                        <a:blip r:embed="rId23"/>
                        <a:stretch/>
                      </pic:blipFill>
                      <pic:spPr>
                        <a:xfrm rot="16200000">
                          <a:off x="0" y="0"/>
                          <a:ext cx="4320720" cy="5760720"/>
                        </a:xfrm>
                        <a:prstGeom prst="rect">
                          <a:avLst/>
                        </a:prstGeom>
                        <a:ln>
                          <a:noFill/>
                        </a:ln>
                      </pic:spPr>
                    </pic:pic>
                  </a:graphicData>
                </a:graphic>
              </wp:inline>
            </w:drawing>
          </mc:Choice>
          <mc:Fallback>
            <w:pict>
              <v:shape id="shape_0" ID="9_Blank_GameScreen.jpg" stroked="f" style="position:absolute;margin-left:56.7pt;margin-top:-396.9pt;width:340.15pt;height:453.55pt;rotation:270;mso-position-vertical:top" wp14:anchorId="52C92A06" type="shapetype_75">
                <v:imagedata r:id="rId24" o:detectmouseclick="t"/>
                <w10:wrap type="none"/>
                <v:stroke color="#3465a4" joinstyle="round" endcap="flat"/>
              </v:shape>
            </w:pict>
          </mc:Fallback>
        </mc:AlternateContent>
      </w:r>
    </w:p>
    <w:p w14:paraId="20AEF200" w14:textId="23567392" w:rsidR="004B6100" w:rsidRDefault="00BB6882">
      <w:pPr>
        <w:pStyle w:val="Beschriftung"/>
      </w:pPr>
      <w:bookmarkStart w:id="7" w:name="_Ref47458719"/>
      <w:r>
        <w:t xml:space="preserve">Abbildung </w:t>
      </w:r>
      <w:r>
        <w:fldChar w:fldCharType="begin"/>
      </w:r>
      <w:r>
        <w:instrText>SEQ Abbildung \* ARABIC</w:instrText>
      </w:r>
      <w:r>
        <w:fldChar w:fldCharType="separate"/>
      </w:r>
      <w:r>
        <w:rPr>
          <w:noProof/>
        </w:rPr>
        <w:t>7</w:t>
      </w:r>
      <w:r>
        <w:fldChar w:fldCharType="end"/>
      </w:r>
      <w:bookmarkEnd w:id="7"/>
      <w:r>
        <w:t>: Spielfeld im simplen weiß</w:t>
      </w:r>
    </w:p>
    <w:p w14:paraId="7286A989" w14:textId="77777777" w:rsidR="004B6100" w:rsidRDefault="004B6100"/>
    <w:p w14:paraId="3322EE2C" w14:textId="011C4808" w:rsidR="004B6100" w:rsidRDefault="00BB6882">
      <w:r>
        <w:t xml:space="preserve">Auch hier haben Sie die Möglichkeit, in der Funktion ResetGame() dem Rahmen und allen vertikalen und horizontalen Linien eine eigene Farbe zu geben. Wie wäre es denn z.B. mit einem bunten Spielfeld, siehe </w:t>
      </w:r>
      <w:r>
        <w:fldChar w:fldCharType="begin"/>
      </w:r>
      <w:r>
        <w:instrText>REF _Ref47459042 \h</w:instrText>
      </w:r>
      <w:r>
        <w:fldChar w:fldCharType="separate"/>
      </w:r>
      <w:r>
        <w:t xml:space="preserve">Abbildung </w:t>
      </w:r>
      <w:r>
        <w:rPr>
          <w:noProof/>
        </w:rPr>
        <w:t>8</w:t>
      </w:r>
      <w:r>
        <w:fldChar w:fldCharType="end"/>
      </w:r>
      <w:r>
        <w:t>?</w:t>
      </w:r>
    </w:p>
    <w:p w14:paraId="5E17DC22" w14:textId="77777777" w:rsidR="004B6100" w:rsidRDefault="004B6100"/>
    <w:p w14:paraId="5464EF80" w14:textId="77777777" w:rsidR="004B6100" w:rsidRDefault="00BB6882">
      <w:pPr>
        <w:jc w:val="center"/>
      </w:pPr>
      <w:r>
        <w:rPr>
          <w:noProof/>
        </w:rPr>
        <w:drawing>
          <wp:inline distT="0" distB="0" distL="0" distR="0" wp14:anchorId="16705238" wp14:editId="6E0EDBAC">
            <wp:extent cx="2357755" cy="2206625"/>
            <wp:effectExtent l="0" t="0" r="0" b="0"/>
            <wp:docPr id="1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1"/>
                    <pic:cNvPicPr>
                      <a:picLocks noChangeAspect="1" noChangeArrowheads="1"/>
                    </pic:cNvPicPr>
                  </pic:nvPicPr>
                  <pic:blipFill>
                    <a:blip r:embed="rId25"/>
                    <a:stretch>
                      <a:fillRect/>
                    </a:stretch>
                  </pic:blipFill>
                  <pic:spPr bwMode="auto">
                    <a:xfrm>
                      <a:off x="0" y="0"/>
                      <a:ext cx="2357755" cy="2206625"/>
                    </a:xfrm>
                    <a:prstGeom prst="rect">
                      <a:avLst/>
                    </a:prstGeom>
                  </pic:spPr>
                </pic:pic>
              </a:graphicData>
            </a:graphic>
          </wp:inline>
        </w:drawing>
      </w:r>
      <w:r>
        <w:rPr>
          <w:noProof/>
        </w:rPr>
        <mc:AlternateContent>
          <mc:Choice Requires="wps">
            <w:drawing>
              <wp:inline distT="0" distB="0" distL="0" distR="0" wp14:anchorId="4B0E5191" wp14:editId="7F5BF9B8">
                <wp:extent cx="2200275" cy="2931160"/>
                <wp:effectExtent l="0" t="3492" r="7302" b="7303"/>
                <wp:docPr id="11" name="10_Colored_GameScreen.jpg"/>
                <wp:cNvGraphicFramePr/>
                <a:graphic xmlns:a="http://schemas.openxmlformats.org/drawingml/2006/main">
                  <a:graphicData uri="http://schemas.openxmlformats.org/drawingml/2006/picture">
                    <pic:pic xmlns:pic="http://schemas.openxmlformats.org/drawingml/2006/picture">
                      <pic:nvPicPr>
                        <pic:cNvPr id="2" name="10_Colored_GameScreen.jpg"/>
                        <pic:cNvPicPr/>
                      </pic:nvPicPr>
                      <pic:blipFill>
                        <a:blip r:embed="rId26"/>
                        <a:stretch/>
                      </pic:blipFill>
                      <pic:spPr>
                        <a:xfrm rot="16200000">
                          <a:off x="0" y="0"/>
                          <a:ext cx="2199600" cy="2930400"/>
                        </a:xfrm>
                        <a:prstGeom prst="rect">
                          <a:avLst/>
                        </a:prstGeom>
                        <a:ln>
                          <a:noFill/>
                        </a:ln>
                      </pic:spPr>
                    </pic:pic>
                  </a:graphicData>
                </a:graphic>
              </wp:inline>
            </w:drawing>
          </mc:Choice>
          <mc:Fallback>
            <w:pict>
              <v:shape id="shape_0" ID="10_Colored_GameScreen.jpg" stroked="f" style="position:absolute;margin-left:28.75pt;margin-top:-202pt;width:173.15pt;height:230.7pt;rotation:270;mso-position-vertical:top" wp14:anchorId="42C50AE5" type="shapetype_75">
                <v:imagedata r:id="rId27" o:detectmouseclick="t"/>
                <w10:wrap type="none"/>
                <v:stroke color="#3465a4" joinstyle="round" endcap="flat"/>
              </v:shape>
            </w:pict>
          </mc:Fallback>
        </mc:AlternateContent>
      </w:r>
    </w:p>
    <w:p w14:paraId="3F44D199" w14:textId="07F7A247" w:rsidR="004B6100" w:rsidRDefault="00BB6882">
      <w:pPr>
        <w:pStyle w:val="Beschriftung"/>
      </w:pPr>
      <w:bookmarkStart w:id="8" w:name="_Ref47459042"/>
      <w:r>
        <w:t xml:space="preserve">Abbildung </w:t>
      </w:r>
      <w:r>
        <w:fldChar w:fldCharType="begin"/>
      </w:r>
      <w:r>
        <w:instrText>SEQ Abbildung \* ARABIC</w:instrText>
      </w:r>
      <w:r>
        <w:fldChar w:fldCharType="separate"/>
      </w:r>
      <w:r>
        <w:rPr>
          <w:noProof/>
        </w:rPr>
        <w:t>8</w:t>
      </w:r>
      <w:r>
        <w:fldChar w:fldCharType="end"/>
      </w:r>
      <w:bookmarkEnd w:id="8"/>
      <w:r>
        <w:t>: Buntes Spielfeld</w:t>
      </w:r>
    </w:p>
    <w:p w14:paraId="4E29BB17" w14:textId="77777777" w:rsidR="004B6100" w:rsidRDefault="004B6100"/>
    <w:p w14:paraId="31FB3966" w14:textId="51B538E7" w:rsidR="004B6100" w:rsidRDefault="00BB6882">
      <w:r>
        <w:t>Neben dem Generieren des Spielfelds wird auch die Funktion playGame(bool) aufgerufen. Diese Funktion bekommt über das Boolflag mitgegeben, ob der Sp</w:t>
      </w:r>
      <w:r>
        <w:t>ieler ein einfaches oder schweres Spiel spielen möchte und durchläuft die entsprechende Schleifenbedingung. Damit vom Quellcode nicht immer über die loop-Funktion in die Funktion playGame gesprungen werden muss, wird eine Do-While-Schleife genutzt. Diese h</w:t>
      </w:r>
      <w:r>
        <w:t xml:space="preserve">at zur Bedingung, dass noch kein Gewinner feststeht und nicht mehr als 9 Züge gemacht wurde, siehe </w:t>
      </w:r>
      <w:r>
        <w:fldChar w:fldCharType="begin"/>
      </w:r>
      <w:r>
        <w:instrText>REF _Ref47594131 \h</w:instrText>
      </w:r>
      <w:r>
        <w:fldChar w:fldCharType="separate"/>
      </w:r>
      <w:ins w:id="9" w:author="Joern" w:date="2020-09-25T10:09:00Z">
        <w:r>
          <w:rPr>
            <w:lang w:val="en-GB"/>
          </w:rPr>
          <w:t xml:space="preserve">Code </w:t>
        </w:r>
        <w:r>
          <w:rPr>
            <w:noProof/>
          </w:rPr>
          <w:t>2</w:t>
        </w:r>
      </w:ins>
      <w:del w:id="10" w:author="Joern" w:date="2020-09-25T10:09:00Z">
        <w:r w:rsidDel="00BB6882">
          <w:delText>Code 2</w:delText>
        </w:r>
      </w:del>
      <w:r>
        <w:fldChar w:fldCharType="end"/>
      </w:r>
      <w:r>
        <w:t>.</w:t>
      </w:r>
    </w:p>
    <w:p w14:paraId="0DD5C1F1" w14:textId="77777777" w:rsidR="004B6100" w:rsidRDefault="004B6100"/>
    <w:p w14:paraId="5C7E03C1" w14:textId="77777777" w:rsidR="004B6100" w:rsidRDefault="00BB6882">
      <w:pPr>
        <w:rPr>
          <w:lang w:val="en-GB"/>
        </w:rPr>
      </w:pPr>
      <w:r>
        <w:rPr>
          <w:lang w:val="en-GB"/>
        </w:rPr>
        <w:t>//Start a loop to play game</w:t>
      </w:r>
    </w:p>
    <w:p w14:paraId="6962EEB5" w14:textId="77777777" w:rsidR="004B6100" w:rsidRDefault="00BB6882">
      <w:pPr>
        <w:rPr>
          <w:lang w:val="en-GB"/>
        </w:rPr>
      </w:pPr>
      <w:r>
        <w:rPr>
          <w:lang w:val="en-GB"/>
        </w:rPr>
        <w:t>void playGame(bool bHardMode)</w:t>
      </w:r>
    </w:p>
    <w:p w14:paraId="136C8FAA" w14:textId="77777777" w:rsidR="004B6100" w:rsidRDefault="00BB6882">
      <w:pPr>
        <w:rPr>
          <w:lang w:val="en-GB"/>
        </w:rPr>
      </w:pPr>
      <w:r>
        <w:rPr>
          <w:lang w:val="en-GB"/>
        </w:rPr>
        <w:t>{</w:t>
      </w:r>
    </w:p>
    <w:p w14:paraId="46D0348A" w14:textId="77777777" w:rsidR="004B6100" w:rsidRDefault="00BB6882">
      <w:pPr>
        <w:rPr>
          <w:lang w:val="en-GB"/>
        </w:rPr>
      </w:pPr>
      <w:r>
        <w:rPr>
          <w:lang w:val="en-GB"/>
        </w:rPr>
        <w:t xml:space="preserve">  </w:t>
      </w:r>
      <w:r>
        <w:rPr>
          <w:lang w:val="en-GB"/>
        </w:rPr>
        <w:t>do</w:t>
      </w:r>
    </w:p>
    <w:p w14:paraId="3C7C6C6C" w14:textId="77777777" w:rsidR="004B6100" w:rsidRDefault="00BB6882">
      <w:pPr>
        <w:rPr>
          <w:lang w:val="en-GB"/>
        </w:rPr>
      </w:pPr>
      <w:r>
        <w:rPr>
          <w:lang w:val="en-GB"/>
        </w:rPr>
        <w:t xml:space="preserve">  {</w:t>
      </w:r>
    </w:p>
    <w:p w14:paraId="0C58405B" w14:textId="77777777" w:rsidR="004B6100" w:rsidRDefault="00BB6882">
      <w:pPr>
        <w:rPr>
          <w:lang w:val="en-GB"/>
        </w:rPr>
      </w:pPr>
      <w:r>
        <w:rPr>
          <w:lang w:val="en-GB"/>
        </w:rPr>
        <w:t xml:space="preserve">    Serial.println("MOVE: " + String(iMoves));  //Print move</w:t>
      </w:r>
    </w:p>
    <w:p w14:paraId="30A9A3B9" w14:textId="77777777" w:rsidR="004B6100" w:rsidRDefault="00BB6882">
      <w:pPr>
        <w:rPr>
          <w:lang w:val="en-GB"/>
        </w:rPr>
      </w:pPr>
      <w:r>
        <w:rPr>
          <w:lang w:val="en-GB"/>
        </w:rPr>
        <w:t xml:space="preserve">    if(!bHardMode) //Easy-Mode</w:t>
      </w:r>
    </w:p>
    <w:p w14:paraId="76FAC0AD" w14:textId="77777777" w:rsidR="004B6100" w:rsidRDefault="00BB6882">
      <w:pPr>
        <w:rPr>
          <w:lang w:val="en-GB"/>
        </w:rPr>
      </w:pPr>
      <w:r>
        <w:rPr>
          <w:lang w:val="en-GB"/>
        </w:rPr>
        <w:t xml:space="preserve">    {</w:t>
      </w:r>
    </w:p>
    <w:p w14:paraId="0CBEB033" w14:textId="77777777" w:rsidR="004B6100" w:rsidRDefault="00BB6882">
      <w:pPr>
        <w:rPr>
          <w:lang w:val="en-GB"/>
        </w:rPr>
      </w:pPr>
      <w:r>
        <w:rPr>
          <w:lang w:val="en-GB"/>
        </w:rPr>
        <w:t xml:space="preserve">      if(iMoves % 2 == 1)</w:t>
      </w:r>
    </w:p>
    <w:p w14:paraId="0A7A580B" w14:textId="77777777" w:rsidR="004B6100" w:rsidRDefault="00BB6882">
      <w:pPr>
        <w:rPr>
          <w:lang w:val="en-GB"/>
        </w:rPr>
      </w:pPr>
      <w:r>
        <w:rPr>
          <w:lang w:val="en-GB"/>
        </w:rPr>
        <w:t xml:space="preserve">      {</w:t>
      </w:r>
    </w:p>
    <w:p w14:paraId="1290445D" w14:textId="77777777" w:rsidR="004B6100" w:rsidRDefault="00BB6882">
      <w:pPr>
        <w:rPr>
          <w:lang w:val="en-GB"/>
        </w:rPr>
      </w:pPr>
      <w:r>
        <w:rPr>
          <w:lang w:val="en-GB"/>
        </w:rPr>
        <w:t xml:space="preserve">        movePlayer(); </w:t>
      </w:r>
    </w:p>
    <w:p w14:paraId="439B5743" w14:textId="77777777" w:rsidR="004B6100" w:rsidRDefault="00BB6882">
      <w:pPr>
        <w:rPr>
          <w:lang w:val="en-GB"/>
        </w:rPr>
      </w:pPr>
      <w:r>
        <w:rPr>
          <w:lang w:val="en-GB"/>
        </w:rPr>
        <w:t xml:space="preserve">        printBoard();</w:t>
      </w:r>
    </w:p>
    <w:p w14:paraId="396F7703" w14:textId="77777777" w:rsidR="004B6100" w:rsidRDefault="00BB6882">
      <w:pPr>
        <w:rPr>
          <w:lang w:val="en-GB"/>
        </w:rPr>
      </w:pPr>
      <w:r>
        <w:rPr>
          <w:lang w:val="en-GB"/>
        </w:rPr>
        <w:t xml:space="preserve">        checkWinner();  </w:t>
      </w:r>
    </w:p>
    <w:p w14:paraId="0435877C" w14:textId="77777777" w:rsidR="004B6100" w:rsidRDefault="00BB6882">
      <w:pPr>
        <w:rPr>
          <w:lang w:val="en-GB"/>
        </w:rPr>
      </w:pPr>
      <w:r>
        <w:rPr>
          <w:lang w:val="en-GB"/>
        </w:rPr>
        <w:t xml:space="preserve">      }</w:t>
      </w:r>
    </w:p>
    <w:p w14:paraId="149B47E9" w14:textId="77777777" w:rsidR="004B6100" w:rsidRDefault="00BB6882">
      <w:pPr>
        <w:rPr>
          <w:lang w:val="en-GB"/>
        </w:rPr>
      </w:pPr>
      <w:r>
        <w:rPr>
          <w:lang w:val="en-GB"/>
        </w:rPr>
        <w:t xml:space="preserve">      else</w:t>
      </w:r>
    </w:p>
    <w:p w14:paraId="24228166" w14:textId="77777777" w:rsidR="004B6100" w:rsidRDefault="00BB6882">
      <w:pPr>
        <w:rPr>
          <w:lang w:val="en-GB"/>
        </w:rPr>
      </w:pPr>
      <w:r>
        <w:rPr>
          <w:lang w:val="en-GB"/>
        </w:rPr>
        <w:t xml:space="preserve">      {</w:t>
      </w:r>
    </w:p>
    <w:p w14:paraId="5ACAF208" w14:textId="77777777" w:rsidR="004B6100" w:rsidRDefault="00BB6882">
      <w:pPr>
        <w:rPr>
          <w:lang w:val="en-GB"/>
        </w:rPr>
      </w:pPr>
      <w:r>
        <w:rPr>
          <w:lang w:val="en-GB"/>
        </w:rPr>
        <w:t xml:space="preserve">        </w:t>
      </w:r>
      <w:r>
        <w:rPr>
          <w:lang w:val="en-GB"/>
        </w:rPr>
        <w:t>moveArduino(false);</w:t>
      </w:r>
    </w:p>
    <w:p w14:paraId="36B3FDCA" w14:textId="77777777" w:rsidR="004B6100" w:rsidRDefault="00BB6882">
      <w:pPr>
        <w:rPr>
          <w:lang w:val="en-GB"/>
        </w:rPr>
      </w:pPr>
      <w:r>
        <w:rPr>
          <w:lang w:val="en-GB"/>
        </w:rPr>
        <w:t xml:space="preserve">        printBoard();</w:t>
      </w:r>
    </w:p>
    <w:p w14:paraId="321C02E7" w14:textId="77777777" w:rsidR="004B6100" w:rsidRDefault="00BB6882">
      <w:pPr>
        <w:rPr>
          <w:lang w:val="en-GB"/>
        </w:rPr>
      </w:pPr>
      <w:r>
        <w:rPr>
          <w:lang w:val="en-GB"/>
        </w:rPr>
        <w:t xml:space="preserve">        checkWinner();</w:t>
      </w:r>
    </w:p>
    <w:p w14:paraId="77A82D8F" w14:textId="77777777" w:rsidR="004B6100" w:rsidRDefault="00BB6882">
      <w:pPr>
        <w:rPr>
          <w:lang w:val="en-GB"/>
        </w:rPr>
      </w:pPr>
      <w:r>
        <w:rPr>
          <w:lang w:val="en-GB"/>
        </w:rPr>
        <w:t xml:space="preserve">      }  </w:t>
      </w:r>
    </w:p>
    <w:p w14:paraId="09E8B865" w14:textId="77777777" w:rsidR="004B6100" w:rsidRDefault="00BB6882">
      <w:pPr>
        <w:rPr>
          <w:lang w:val="en-GB"/>
        </w:rPr>
      </w:pPr>
      <w:r>
        <w:rPr>
          <w:lang w:val="en-GB"/>
        </w:rPr>
        <w:t xml:space="preserve">    }</w:t>
      </w:r>
    </w:p>
    <w:p w14:paraId="3FF6AE78" w14:textId="77777777" w:rsidR="004B6100" w:rsidRDefault="00BB6882">
      <w:pPr>
        <w:rPr>
          <w:lang w:val="en-GB"/>
        </w:rPr>
      </w:pPr>
      <w:r>
        <w:rPr>
          <w:lang w:val="en-GB"/>
        </w:rPr>
        <w:t xml:space="preserve">    else //Hard-Mode</w:t>
      </w:r>
    </w:p>
    <w:p w14:paraId="758FF8C6" w14:textId="77777777" w:rsidR="004B6100" w:rsidRDefault="00BB6882">
      <w:pPr>
        <w:rPr>
          <w:lang w:val="en-GB"/>
        </w:rPr>
      </w:pPr>
      <w:r>
        <w:rPr>
          <w:lang w:val="en-GB"/>
        </w:rPr>
        <w:t xml:space="preserve">    {</w:t>
      </w:r>
    </w:p>
    <w:p w14:paraId="2F47B333" w14:textId="77777777" w:rsidR="004B6100" w:rsidRDefault="00BB6882">
      <w:pPr>
        <w:rPr>
          <w:lang w:val="en-GB"/>
        </w:rPr>
      </w:pPr>
      <w:r>
        <w:rPr>
          <w:lang w:val="en-GB"/>
        </w:rPr>
        <w:t xml:space="preserve">      if(iMoves % 2 == 1)</w:t>
      </w:r>
    </w:p>
    <w:p w14:paraId="6CB27B53" w14:textId="77777777" w:rsidR="004B6100" w:rsidRDefault="00BB6882">
      <w:pPr>
        <w:rPr>
          <w:lang w:val="en-GB"/>
        </w:rPr>
      </w:pPr>
      <w:r>
        <w:rPr>
          <w:lang w:val="en-GB"/>
        </w:rPr>
        <w:t xml:space="preserve">      {</w:t>
      </w:r>
    </w:p>
    <w:p w14:paraId="16320A27" w14:textId="77777777" w:rsidR="004B6100" w:rsidRDefault="00BB6882">
      <w:pPr>
        <w:rPr>
          <w:lang w:val="en-GB"/>
        </w:rPr>
      </w:pPr>
      <w:r>
        <w:rPr>
          <w:lang w:val="en-GB"/>
        </w:rPr>
        <w:t xml:space="preserve">        moveArduino(true);</w:t>
      </w:r>
    </w:p>
    <w:p w14:paraId="18BC3C55" w14:textId="77777777" w:rsidR="004B6100" w:rsidRDefault="00BB6882">
      <w:pPr>
        <w:rPr>
          <w:lang w:val="en-GB"/>
        </w:rPr>
      </w:pPr>
      <w:r>
        <w:rPr>
          <w:lang w:val="en-GB"/>
        </w:rPr>
        <w:t xml:space="preserve">        printBoard();</w:t>
      </w:r>
    </w:p>
    <w:p w14:paraId="08634B45" w14:textId="77777777" w:rsidR="004B6100" w:rsidRDefault="00BB6882">
      <w:pPr>
        <w:rPr>
          <w:lang w:val="en-GB"/>
        </w:rPr>
      </w:pPr>
      <w:r>
        <w:rPr>
          <w:lang w:val="en-GB"/>
        </w:rPr>
        <w:t xml:space="preserve">        checkWinner();</w:t>
      </w:r>
    </w:p>
    <w:p w14:paraId="644B46FE" w14:textId="77777777" w:rsidR="004B6100" w:rsidRDefault="00BB6882">
      <w:pPr>
        <w:rPr>
          <w:lang w:val="en-GB"/>
        </w:rPr>
      </w:pPr>
      <w:r>
        <w:rPr>
          <w:lang w:val="en-GB"/>
        </w:rPr>
        <w:t xml:space="preserve">      }</w:t>
      </w:r>
    </w:p>
    <w:p w14:paraId="36EF6F91" w14:textId="77777777" w:rsidR="004B6100" w:rsidRDefault="00BB6882">
      <w:pPr>
        <w:rPr>
          <w:lang w:val="en-GB"/>
        </w:rPr>
      </w:pPr>
      <w:r>
        <w:rPr>
          <w:lang w:val="en-GB"/>
        </w:rPr>
        <w:t xml:space="preserve">      else</w:t>
      </w:r>
    </w:p>
    <w:p w14:paraId="1A97D9BB" w14:textId="77777777" w:rsidR="004B6100" w:rsidRDefault="00BB6882">
      <w:pPr>
        <w:rPr>
          <w:lang w:val="en-GB"/>
        </w:rPr>
      </w:pPr>
      <w:r>
        <w:rPr>
          <w:lang w:val="en-GB"/>
        </w:rPr>
        <w:t xml:space="preserve">      {</w:t>
      </w:r>
    </w:p>
    <w:p w14:paraId="4E889C6C" w14:textId="77777777" w:rsidR="004B6100" w:rsidRDefault="00BB6882">
      <w:pPr>
        <w:rPr>
          <w:lang w:val="en-GB"/>
        </w:rPr>
      </w:pPr>
      <w:r>
        <w:rPr>
          <w:lang w:val="en-GB"/>
        </w:rPr>
        <w:t xml:space="preserve">        movePlayer(); </w:t>
      </w:r>
    </w:p>
    <w:p w14:paraId="69E5ABA1" w14:textId="77777777" w:rsidR="004B6100" w:rsidRDefault="00BB6882">
      <w:pPr>
        <w:rPr>
          <w:lang w:val="en-GB"/>
        </w:rPr>
      </w:pPr>
      <w:r>
        <w:rPr>
          <w:lang w:val="en-GB"/>
        </w:rPr>
        <w:t xml:space="preserve">        printBoard();</w:t>
      </w:r>
    </w:p>
    <w:p w14:paraId="2AF63BDF" w14:textId="77777777" w:rsidR="004B6100" w:rsidRDefault="00BB6882">
      <w:pPr>
        <w:rPr>
          <w:lang w:val="en-GB"/>
        </w:rPr>
      </w:pPr>
      <w:r>
        <w:rPr>
          <w:lang w:val="en-GB"/>
        </w:rPr>
        <w:t xml:space="preserve">        checkWinner();  </w:t>
      </w:r>
    </w:p>
    <w:p w14:paraId="4363A191" w14:textId="77777777" w:rsidR="004B6100" w:rsidRDefault="00BB6882">
      <w:pPr>
        <w:rPr>
          <w:lang w:val="en-GB"/>
        </w:rPr>
      </w:pPr>
      <w:r>
        <w:rPr>
          <w:lang w:val="en-GB"/>
        </w:rPr>
        <w:t xml:space="preserve">      }</w:t>
      </w:r>
    </w:p>
    <w:p w14:paraId="603A236C" w14:textId="77777777" w:rsidR="004B6100" w:rsidRDefault="00BB6882">
      <w:pPr>
        <w:rPr>
          <w:lang w:val="en-GB"/>
        </w:rPr>
      </w:pPr>
      <w:r>
        <w:rPr>
          <w:lang w:val="en-GB"/>
        </w:rPr>
        <w:t xml:space="preserve">    } </w:t>
      </w:r>
    </w:p>
    <w:p w14:paraId="316DC7B8" w14:textId="77777777" w:rsidR="004B6100" w:rsidRDefault="00BB6882">
      <w:pPr>
        <w:rPr>
          <w:lang w:val="en-GB"/>
        </w:rPr>
      </w:pPr>
      <w:r>
        <w:rPr>
          <w:lang w:val="en-GB"/>
        </w:rPr>
        <w:t xml:space="preserve">    iMoves++;</w:t>
      </w:r>
    </w:p>
    <w:p w14:paraId="5B939D62" w14:textId="77777777" w:rsidR="004B6100" w:rsidRDefault="00BB6882">
      <w:pPr>
        <w:rPr>
          <w:lang w:val="en-GB"/>
        </w:rPr>
      </w:pPr>
      <w:r>
        <w:rPr>
          <w:lang w:val="en-GB"/>
        </w:rPr>
        <w:t xml:space="preserve">  }</w:t>
      </w:r>
    </w:p>
    <w:p w14:paraId="490993A4" w14:textId="77777777" w:rsidR="004B6100" w:rsidRDefault="00BB6882">
      <w:pPr>
        <w:rPr>
          <w:lang w:val="en-GB"/>
        </w:rPr>
      </w:pPr>
      <w:r>
        <w:rPr>
          <w:lang w:val="en-GB"/>
        </w:rPr>
        <w:t xml:space="preserve">  while(iWinner == 0 &amp;&amp; iMoves &lt; 10);</w:t>
      </w:r>
    </w:p>
    <w:p w14:paraId="0F71C8A8" w14:textId="77777777" w:rsidR="004B6100" w:rsidRDefault="00BB6882">
      <w:pPr>
        <w:rPr>
          <w:lang w:val="en-GB"/>
        </w:rPr>
      </w:pPr>
      <w:r>
        <w:rPr>
          <w:lang w:val="en-GB"/>
        </w:rPr>
        <w:t xml:space="preserve">  //End of game, cause somebody win or no moves left</w:t>
      </w:r>
    </w:p>
    <w:p w14:paraId="1B2B92DA" w14:textId="77777777" w:rsidR="004B6100" w:rsidRDefault="00BB6882">
      <w:pPr>
        <w:rPr>
          <w:lang w:val="en-GB"/>
        </w:rPr>
      </w:pPr>
      <w:r>
        <w:rPr>
          <w:lang w:val="en-GB"/>
        </w:rPr>
        <w:t xml:space="preserve">  if(iWinner == 1)</w:t>
      </w:r>
    </w:p>
    <w:p w14:paraId="71AD630C" w14:textId="77777777" w:rsidR="004B6100" w:rsidRDefault="00BB6882">
      <w:pPr>
        <w:rPr>
          <w:lang w:val="en-GB"/>
        </w:rPr>
      </w:pPr>
      <w:r>
        <w:rPr>
          <w:lang w:val="en-GB"/>
        </w:rPr>
        <w:t xml:space="preserve">  {</w:t>
      </w:r>
    </w:p>
    <w:p w14:paraId="23BDC9DC" w14:textId="77777777" w:rsidR="004B6100" w:rsidRDefault="00BB6882">
      <w:pPr>
        <w:rPr>
          <w:lang w:val="en-GB"/>
        </w:rPr>
      </w:pPr>
      <w:r>
        <w:rPr>
          <w:lang w:val="en-GB"/>
        </w:rPr>
        <w:t xml:space="preserve">    Serial.println("CPU WINS");</w:t>
      </w:r>
    </w:p>
    <w:p w14:paraId="42F5B232" w14:textId="77777777" w:rsidR="004B6100" w:rsidRDefault="00BB6882">
      <w:pPr>
        <w:rPr>
          <w:lang w:val="en-GB"/>
        </w:rPr>
      </w:pPr>
      <w:r>
        <w:rPr>
          <w:lang w:val="en-GB"/>
        </w:rPr>
        <w:t xml:space="preserve">    del</w:t>
      </w:r>
      <w:r>
        <w:rPr>
          <w:lang w:val="en-GB"/>
        </w:rPr>
        <w:t>ay(3000);</w:t>
      </w:r>
    </w:p>
    <w:p w14:paraId="66C2079F" w14:textId="77777777" w:rsidR="004B6100" w:rsidRDefault="00BB6882">
      <w:pPr>
        <w:rPr>
          <w:lang w:val="en-GB"/>
        </w:rPr>
      </w:pPr>
      <w:r>
        <w:rPr>
          <w:lang w:val="en-GB"/>
        </w:rPr>
        <w:t xml:space="preserve">    drawGameEndScreen();</w:t>
      </w:r>
    </w:p>
    <w:p w14:paraId="3CAB4856" w14:textId="77777777" w:rsidR="004B6100" w:rsidRDefault="00BB6882">
      <w:pPr>
        <w:rPr>
          <w:lang w:val="en-GB"/>
        </w:rPr>
      </w:pPr>
      <w:r>
        <w:rPr>
          <w:lang w:val="en-GB"/>
        </w:rPr>
        <w:t xml:space="preserve">  }</w:t>
      </w:r>
    </w:p>
    <w:p w14:paraId="1202E276" w14:textId="77777777" w:rsidR="004B6100" w:rsidRDefault="00BB6882">
      <w:pPr>
        <w:rPr>
          <w:lang w:val="en-GB"/>
        </w:rPr>
      </w:pPr>
      <w:r>
        <w:rPr>
          <w:lang w:val="en-GB"/>
        </w:rPr>
        <w:t xml:space="preserve">  else if(iWinner == 2)</w:t>
      </w:r>
    </w:p>
    <w:p w14:paraId="13B68CD5" w14:textId="77777777" w:rsidR="004B6100" w:rsidRDefault="00BB6882">
      <w:pPr>
        <w:rPr>
          <w:lang w:val="en-GB"/>
        </w:rPr>
      </w:pPr>
      <w:r>
        <w:rPr>
          <w:lang w:val="en-GB"/>
        </w:rPr>
        <w:t xml:space="preserve">  {</w:t>
      </w:r>
    </w:p>
    <w:p w14:paraId="5D457130" w14:textId="77777777" w:rsidR="004B6100" w:rsidRDefault="00BB6882">
      <w:pPr>
        <w:rPr>
          <w:lang w:val="en-GB"/>
        </w:rPr>
      </w:pPr>
      <w:r>
        <w:rPr>
          <w:lang w:val="en-GB"/>
        </w:rPr>
        <w:t xml:space="preserve">    Serial.println("HUMAN WINS");</w:t>
      </w:r>
    </w:p>
    <w:p w14:paraId="4C1425EA" w14:textId="77777777" w:rsidR="004B6100" w:rsidRDefault="00BB6882">
      <w:pPr>
        <w:rPr>
          <w:lang w:val="en-GB"/>
        </w:rPr>
      </w:pPr>
      <w:r>
        <w:rPr>
          <w:lang w:val="en-GB"/>
        </w:rPr>
        <w:t xml:space="preserve">    delay(3000);</w:t>
      </w:r>
    </w:p>
    <w:p w14:paraId="3BFF55EE" w14:textId="77777777" w:rsidR="004B6100" w:rsidRDefault="00BB6882">
      <w:pPr>
        <w:rPr>
          <w:lang w:val="en-GB"/>
        </w:rPr>
      </w:pPr>
      <w:r>
        <w:rPr>
          <w:lang w:val="en-GB"/>
        </w:rPr>
        <w:t xml:space="preserve">    drawGameEndScreen();</w:t>
      </w:r>
    </w:p>
    <w:p w14:paraId="4D904FB8" w14:textId="77777777" w:rsidR="004B6100" w:rsidRDefault="00BB6882">
      <w:pPr>
        <w:rPr>
          <w:lang w:val="en-GB"/>
        </w:rPr>
      </w:pPr>
      <w:r>
        <w:rPr>
          <w:lang w:val="en-GB"/>
        </w:rPr>
        <w:t xml:space="preserve">  }</w:t>
      </w:r>
    </w:p>
    <w:p w14:paraId="344F31E4" w14:textId="77777777" w:rsidR="004B6100" w:rsidRDefault="00BB6882">
      <w:pPr>
        <w:rPr>
          <w:lang w:val="en-GB"/>
        </w:rPr>
      </w:pPr>
      <w:r>
        <w:rPr>
          <w:lang w:val="en-GB"/>
        </w:rPr>
        <w:t xml:space="preserve">  else</w:t>
      </w:r>
    </w:p>
    <w:p w14:paraId="5D39CED2" w14:textId="77777777" w:rsidR="004B6100" w:rsidRDefault="00BB6882">
      <w:pPr>
        <w:rPr>
          <w:lang w:val="en-GB"/>
        </w:rPr>
      </w:pPr>
      <w:r>
        <w:rPr>
          <w:lang w:val="en-GB"/>
        </w:rPr>
        <w:t xml:space="preserve">  {</w:t>
      </w:r>
    </w:p>
    <w:p w14:paraId="0DC023B6" w14:textId="77777777" w:rsidR="004B6100" w:rsidRDefault="00BB6882">
      <w:pPr>
        <w:rPr>
          <w:lang w:val="en-GB"/>
        </w:rPr>
      </w:pPr>
      <w:r>
        <w:rPr>
          <w:lang w:val="en-GB"/>
        </w:rPr>
        <w:t xml:space="preserve">    Serial.println("DRAW");</w:t>
      </w:r>
    </w:p>
    <w:p w14:paraId="1F26B34B" w14:textId="77777777" w:rsidR="004B6100" w:rsidRDefault="00BB6882">
      <w:pPr>
        <w:rPr>
          <w:lang w:val="en-GB"/>
        </w:rPr>
      </w:pPr>
      <w:r>
        <w:rPr>
          <w:lang w:val="en-GB"/>
        </w:rPr>
        <w:lastRenderedPageBreak/>
        <w:t xml:space="preserve">    delay(3000);</w:t>
      </w:r>
    </w:p>
    <w:p w14:paraId="2AB9043D" w14:textId="77777777" w:rsidR="004B6100" w:rsidRDefault="00BB6882">
      <w:pPr>
        <w:rPr>
          <w:lang w:val="en-GB"/>
        </w:rPr>
      </w:pPr>
      <w:r>
        <w:rPr>
          <w:lang w:val="en-GB"/>
        </w:rPr>
        <w:t xml:space="preserve">    drawGameEndScreen();</w:t>
      </w:r>
    </w:p>
    <w:p w14:paraId="16E45049" w14:textId="77777777" w:rsidR="004B6100" w:rsidRDefault="00BB6882">
      <w:pPr>
        <w:rPr>
          <w:lang w:val="en-GB"/>
        </w:rPr>
      </w:pPr>
      <w:r>
        <w:rPr>
          <w:lang w:val="en-GB"/>
        </w:rPr>
        <w:t xml:space="preserve">  }</w:t>
      </w:r>
    </w:p>
    <w:p w14:paraId="4FE8B5DE" w14:textId="77777777" w:rsidR="004B6100" w:rsidRDefault="00BB6882">
      <w:pPr>
        <w:rPr>
          <w:lang w:val="en-GB"/>
        </w:rPr>
      </w:pPr>
      <w:r>
        <w:rPr>
          <w:lang w:val="en-GB"/>
        </w:rPr>
        <w:t>}</w:t>
      </w:r>
    </w:p>
    <w:p w14:paraId="2D95EC14" w14:textId="36DB3987" w:rsidR="004B6100" w:rsidRDefault="00BB6882">
      <w:pPr>
        <w:pStyle w:val="Beschriftung"/>
        <w:rPr>
          <w:lang w:val="en-GB"/>
        </w:rPr>
      </w:pPr>
      <w:bookmarkStart w:id="11" w:name="_Ref47594131"/>
      <w:r>
        <w:rPr>
          <w:lang w:val="en-GB"/>
        </w:rPr>
        <w:t xml:space="preserve">Code </w:t>
      </w:r>
      <w:r>
        <w:fldChar w:fldCharType="begin"/>
      </w:r>
      <w:r>
        <w:instrText xml:space="preserve">SEQ Code \* </w:instrText>
      </w:r>
      <w:r>
        <w:instrText>ARABIC</w:instrText>
      </w:r>
      <w:r>
        <w:fldChar w:fldCharType="separate"/>
      </w:r>
      <w:r>
        <w:rPr>
          <w:noProof/>
        </w:rPr>
        <w:t>2</w:t>
      </w:r>
      <w:r>
        <w:fldChar w:fldCharType="end"/>
      </w:r>
      <w:bookmarkEnd w:id="11"/>
      <w:r>
        <w:rPr>
          <w:lang w:val="en-GB"/>
        </w:rPr>
        <w:t>: Ablauf von playGame(bool)</w:t>
      </w:r>
    </w:p>
    <w:p w14:paraId="6B8E7A5A" w14:textId="77777777" w:rsidR="004B6100" w:rsidRDefault="004B6100">
      <w:pPr>
        <w:rPr>
          <w:lang w:val="en-GB"/>
        </w:rPr>
      </w:pPr>
    </w:p>
    <w:p w14:paraId="53F8CCA6" w14:textId="77777777" w:rsidR="004B6100" w:rsidRDefault="00BB6882">
      <w:r>
        <w:rPr>
          <w:lang w:val="en-GB"/>
        </w:rPr>
        <w:t xml:space="preserve"> </w:t>
      </w:r>
      <w:r>
        <w:t>Das Schema ist in dieser Schleife bei beiden Modi fast identisch:</w:t>
      </w:r>
    </w:p>
    <w:p w14:paraId="0ACFE32F" w14:textId="77777777" w:rsidR="004B6100" w:rsidRDefault="00BB6882">
      <w:pPr>
        <w:pStyle w:val="Listenabsatz"/>
        <w:numPr>
          <w:ilvl w:val="0"/>
          <w:numId w:val="2"/>
        </w:numPr>
      </w:pPr>
      <w:r>
        <w:t>Spielzug Mensch / Arduino auf Durchführbarkeit prüfen</w:t>
      </w:r>
    </w:p>
    <w:p w14:paraId="644B449C" w14:textId="77777777" w:rsidR="004B6100" w:rsidRDefault="00BB6882">
      <w:pPr>
        <w:pStyle w:val="Listenabsatz"/>
        <w:numPr>
          <w:ilvl w:val="0"/>
          <w:numId w:val="2"/>
        </w:numPr>
      </w:pPr>
      <w:r>
        <w:t>Spielzug auf dem Display darstellen</w:t>
      </w:r>
    </w:p>
    <w:p w14:paraId="3693F9E7" w14:textId="77777777" w:rsidR="004B6100" w:rsidRDefault="00BB6882">
      <w:pPr>
        <w:pStyle w:val="Listenabsatz"/>
        <w:numPr>
          <w:ilvl w:val="0"/>
          <w:numId w:val="2"/>
        </w:numPr>
      </w:pPr>
      <w:r>
        <w:t xml:space="preserve">Ausgabe auf dem Seriellen Monitor der </w:t>
      </w:r>
      <w:r>
        <w:t>Spielfeldbelegung</w:t>
      </w:r>
    </w:p>
    <w:p w14:paraId="65E6D59A" w14:textId="77777777" w:rsidR="004B6100" w:rsidRDefault="00BB6882">
      <w:pPr>
        <w:pStyle w:val="Listenabsatz"/>
        <w:numPr>
          <w:ilvl w:val="0"/>
          <w:numId w:val="2"/>
        </w:numPr>
      </w:pPr>
      <w:r>
        <w:t>Prüfen, ob es einen Gewinner gibt oder nicht</w:t>
      </w:r>
    </w:p>
    <w:p w14:paraId="639D681C" w14:textId="77777777" w:rsidR="004B6100" w:rsidRDefault="004B6100"/>
    <w:p w14:paraId="28AFDAFB" w14:textId="366AE396" w:rsidR="004B6100" w:rsidRDefault="00BB6882">
      <w:r>
        <w:t>Bei der Eingabe vom Menschen kommt in der Funktion movePlayer() wieder das Mapping vom Touchdisplay zum Einsatz. Ebenfalls wird über eine Do-While-Schleife gewartet, bis der Spieler einen gült</w:t>
      </w:r>
      <w:r>
        <w:t xml:space="preserve">igen Zug gemacht hat, siehe </w:t>
      </w:r>
      <w:r>
        <w:fldChar w:fldCharType="begin"/>
      </w:r>
      <w:r>
        <w:instrText>REF _Ref47594219 \h</w:instrText>
      </w:r>
      <w:r>
        <w:fldChar w:fldCharType="separate"/>
      </w:r>
      <w:r>
        <w:t xml:space="preserve">Code </w:t>
      </w:r>
      <w:r>
        <w:rPr>
          <w:noProof/>
        </w:rPr>
        <w:t>3</w:t>
      </w:r>
      <w:r>
        <w:fldChar w:fldCharType="end"/>
      </w:r>
      <w:r>
        <w:t>.</w:t>
      </w:r>
    </w:p>
    <w:p w14:paraId="7D709CBB" w14:textId="77777777" w:rsidR="004B6100" w:rsidRDefault="004B6100"/>
    <w:p w14:paraId="6439B20F" w14:textId="77777777" w:rsidR="004B6100" w:rsidRDefault="00BB6882">
      <w:pPr>
        <w:rPr>
          <w:lang w:val="en-GB"/>
        </w:rPr>
      </w:pPr>
      <w:r>
        <w:rPr>
          <w:lang w:val="en-GB"/>
        </w:rPr>
        <w:t>//Get input from player and check if move is possible</w:t>
      </w:r>
    </w:p>
    <w:p w14:paraId="1470DAAB" w14:textId="77777777" w:rsidR="004B6100" w:rsidRDefault="00BB6882">
      <w:pPr>
        <w:rPr>
          <w:lang w:val="en-GB"/>
        </w:rPr>
      </w:pPr>
      <w:r>
        <w:rPr>
          <w:lang w:val="en-GB"/>
        </w:rPr>
        <w:t>void movePlayer()</w:t>
      </w:r>
    </w:p>
    <w:p w14:paraId="48819734" w14:textId="77777777" w:rsidR="004B6100" w:rsidRDefault="00BB6882">
      <w:pPr>
        <w:rPr>
          <w:lang w:val="en-GB"/>
        </w:rPr>
      </w:pPr>
      <w:r>
        <w:rPr>
          <w:lang w:val="en-GB"/>
        </w:rPr>
        <w:t>{</w:t>
      </w:r>
    </w:p>
    <w:p w14:paraId="2E9291DD" w14:textId="77777777" w:rsidR="004B6100" w:rsidRDefault="00BB6882">
      <w:pPr>
        <w:rPr>
          <w:lang w:val="en-GB"/>
        </w:rPr>
      </w:pPr>
      <w:r>
        <w:rPr>
          <w:lang w:val="en-GB"/>
        </w:rPr>
        <w:t xml:space="preserve">  bool bValidMove = false;</w:t>
      </w:r>
    </w:p>
    <w:p w14:paraId="47F29B4F" w14:textId="77777777" w:rsidR="004B6100" w:rsidRDefault="00BB6882">
      <w:pPr>
        <w:rPr>
          <w:lang w:val="en-GB"/>
        </w:rPr>
      </w:pPr>
      <w:r>
        <w:rPr>
          <w:lang w:val="en-GB"/>
        </w:rPr>
        <w:t xml:space="preserve">  Serial.println("Players move");</w:t>
      </w:r>
    </w:p>
    <w:p w14:paraId="413CFF3D" w14:textId="77777777" w:rsidR="004B6100" w:rsidRDefault="00BB6882">
      <w:pPr>
        <w:rPr>
          <w:lang w:val="en-GB"/>
        </w:rPr>
      </w:pPr>
      <w:r>
        <w:rPr>
          <w:lang w:val="en-GB"/>
        </w:rPr>
        <w:t xml:space="preserve">  do</w:t>
      </w:r>
    </w:p>
    <w:p w14:paraId="5C18A352" w14:textId="77777777" w:rsidR="004B6100" w:rsidRDefault="00BB6882">
      <w:pPr>
        <w:rPr>
          <w:lang w:val="en-GB"/>
        </w:rPr>
      </w:pPr>
      <w:r>
        <w:rPr>
          <w:lang w:val="en-GB"/>
        </w:rPr>
        <w:t xml:space="preserve">  {</w:t>
      </w:r>
    </w:p>
    <w:p w14:paraId="383E6AAA" w14:textId="77777777" w:rsidR="004B6100" w:rsidRDefault="00BB6882">
      <w:pPr>
        <w:rPr>
          <w:lang w:val="en-GB"/>
        </w:rPr>
      </w:pPr>
      <w:r>
        <w:rPr>
          <w:lang w:val="en-GB"/>
        </w:rPr>
        <w:t xml:space="preserve">    bPressed = false;</w:t>
      </w:r>
    </w:p>
    <w:p w14:paraId="4D8EC87C" w14:textId="77777777" w:rsidR="004B6100" w:rsidRDefault="00BB6882">
      <w:pPr>
        <w:rPr>
          <w:lang w:val="en-GB"/>
        </w:rPr>
      </w:pPr>
      <w:r>
        <w:rPr>
          <w:lang w:val="en-GB"/>
        </w:rPr>
        <w:t xml:space="preserve">    bPressed = Touch_getXY();</w:t>
      </w:r>
    </w:p>
    <w:p w14:paraId="79AE16E2" w14:textId="77777777" w:rsidR="004B6100" w:rsidRDefault="00BB6882">
      <w:pPr>
        <w:rPr>
          <w:lang w:val="en-GB"/>
        </w:rPr>
      </w:pPr>
      <w:r>
        <w:rPr>
          <w:lang w:val="en-GB"/>
        </w:rPr>
        <w:t xml:space="preserve">    if(bPressed)</w:t>
      </w:r>
    </w:p>
    <w:p w14:paraId="26B0D423" w14:textId="77777777" w:rsidR="004B6100" w:rsidRDefault="00BB6882">
      <w:pPr>
        <w:rPr>
          <w:lang w:val="en-GB"/>
        </w:rPr>
      </w:pPr>
      <w:r>
        <w:rPr>
          <w:lang w:val="en-GB"/>
        </w:rPr>
        <w:t xml:space="preserve">    {</w:t>
      </w:r>
    </w:p>
    <w:p w14:paraId="68C71C41" w14:textId="77777777" w:rsidR="004B6100" w:rsidRDefault="00BB6882">
      <w:pPr>
        <w:rPr>
          <w:lang w:val="en-GB"/>
        </w:rPr>
      </w:pPr>
      <w:r>
        <w:rPr>
          <w:lang w:val="en-GB"/>
        </w:rPr>
        <w:t xml:space="preserve">      Serial.println("X: " + String(pixel_x) + " Y: "  + String(pixel_y));</w:t>
      </w:r>
    </w:p>
    <w:p w14:paraId="3993C5C7" w14:textId="77777777" w:rsidR="004B6100" w:rsidRDefault="00BB6882">
      <w:r>
        <w:rPr>
          <w:lang w:val="en-GB"/>
        </w:rPr>
        <w:t xml:space="preserve">      </w:t>
      </w:r>
      <w:r>
        <w:t>if((pixel_x&lt;115)&amp;&amp; (pixel_y&gt;=150)) //6</w:t>
      </w:r>
    </w:p>
    <w:p w14:paraId="751726CD" w14:textId="77777777" w:rsidR="004B6100" w:rsidRDefault="00BB6882">
      <w:pPr>
        <w:rPr>
          <w:lang w:val="en-GB"/>
        </w:rPr>
      </w:pPr>
      <w:r>
        <w:t xml:space="preserve">      </w:t>
      </w:r>
      <w:r>
        <w:rPr>
          <w:lang w:val="en-GB"/>
        </w:rPr>
        <w:t>{</w:t>
      </w:r>
    </w:p>
    <w:p w14:paraId="14387991" w14:textId="77777777" w:rsidR="004B6100" w:rsidRDefault="00BB6882">
      <w:pPr>
        <w:rPr>
          <w:lang w:val="en-GB"/>
        </w:rPr>
      </w:pPr>
      <w:r>
        <w:rPr>
          <w:lang w:val="en-GB"/>
        </w:rPr>
        <w:t xml:space="preserve">        </w:t>
      </w:r>
      <w:r>
        <w:rPr>
          <w:lang w:val="en-GB"/>
        </w:rPr>
        <w:t>if(iSetMark[6]==0)</w:t>
      </w:r>
    </w:p>
    <w:p w14:paraId="559C6327" w14:textId="77777777" w:rsidR="004B6100" w:rsidRDefault="00BB6882">
      <w:pPr>
        <w:rPr>
          <w:lang w:val="en-GB"/>
        </w:rPr>
      </w:pPr>
      <w:r>
        <w:rPr>
          <w:lang w:val="en-GB"/>
        </w:rPr>
        <w:t xml:space="preserve">        {</w:t>
      </w:r>
    </w:p>
    <w:p w14:paraId="6B94A0D6" w14:textId="77777777" w:rsidR="004B6100" w:rsidRDefault="00BB6882">
      <w:pPr>
        <w:rPr>
          <w:lang w:val="en-GB"/>
        </w:rPr>
      </w:pPr>
      <w:r>
        <w:rPr>
          <w:lang w:val="en-GB"/>
        </w:rPr>
        <w:t xml:space="preserve">          Serial.println("Player Move: 6");</w:t>
      </w:r>
    </w:p>
    <w:p w14:paraId="3FEB317F" w14:textId="77777777" w:rsidR="004B6100" w:rsidRDefault="00BB6882">
      <w:pPr>
        <w:rPr>
          <w:lang w:val="en-GB"/>
        </w:rPr>
      </w:pPr>
      <w:r>
        <w:rPr>
          <w:lang w:val="en-GB"/>
        </w:rPr>
        <w:t xml:space="preserve">          iSetMark[6] = 2;</w:t>
      </w:r>
    </w:p>
    <w:p w14:paraId="3CD6A370" w14:textId="77777777" w:rsidR="004B6100" w:rsidRDefault="00BB6882">
      <w:pPr>
        <w:rPr>
          <w:lang w:val="en-GB"/>
        </w:rPr>
      </w:pPr>
      <w:r>
        <w:rPr>
          <w:lang w:val="en-GB"/>
        </w:rPr>
        <w:t xml:space="preserve">          bValidMove = true;</w:t>
      </w:r>
    </w:p>
    <w:p w14:paraId="1148D269" w14:textId="77777777" w:rsidR="004B6100" w:rsidRDefault="00BB6882">
      <w:pPr>
        <w:rPr>
          <w:lang w:val="en-GB"/>
        </w:rPr>
      </w:pPr>
      <w:r>
        <w:rPr>
          <w:lang w:val="en-GB"/>
        </w:rPr>
        <w:t xml:space="preserve">          drawPlayerMove(6);  </w:t>
      </w:r>
    </w:p>
    <w:p w14:paraId="31BCCE01" w14:textId="77777777" w:rsidR="004B6100" w:rsidRDefault="00BB6882">
      <w:pPr>
        <w:rPr>
          <w:lang w:val="en-GB"/>
        </w:rPr>
      </w:pPr>
      <w:r>
        <w:rPr>
          <w:lang w:val="en-GB"/>
        </w:rPr>
        <w:t xml:space="preserve">          Serial.println("Drawing player move");</w:t>
      </w:r>
    </w:p>
    <w:p w14:paraId="3337B742" w14:textId="77777777" w:rsidR="004B6100" w:rsidRDefault="00BB6882">
      <w:r>
        <w:rPr>
          <w:lang w:val="en-GB"/>
        </w:rPr>
        <w:t xml:space="preserve">        </w:t>
      </w:r>
      <w:r>
        <w:t>}</w:t>
      </w:r>
    </w:p>
    <w:p w14:paraId="7B7E2FF9" w14:textId="77777777" w:rsidR="004B6100" w:rsidRDefault="00BB6882">
      <w:r>
        <w:t xml:space="preserve">      }</w:t>
      </w:r>
    </w:p>
    <w:p w14:paraId="33034ADC" w14:textId="77777777" w:rsidR="004B6100" w:rsidRDefault="00BB6882">
      <w:r>
        <w:t xml:space="preserve">      else if((pixel_x&gt;0 &amp;&amp; p</w:t>
      </w:r>
      <w:r>
        <w:t>ixel_x&lt;115)&amp;&amp; (pixel_y&lt;150 &amp;&amp; pixel_y&gt;80)) //3</w:t>
      </w:r>
    </w:p>
    <w:p w14:paraId="205BA6E0" w14:textId="77777777" w:rsidR="004B6100" w:rsidRDefault="00BB6882">
      <w:pPr>
        <w:rPr>
          <w:lang w:val="en-GB"/>
        </w:rPr>
      </w:pPr>
      <w:r>
        <w:t xml:space="preserve">      </w:t>
      </w:r>
      <w:r>
        <w:rPr>
          <w:lang w:val="en-GB"/>
        </w:rPr>
        <w:t>{</w:t>
      </w:r>
    </w:p>
    <w:p w14:paraId="771DA7C1" w14:textId="77777777" w:rsidR="004B6100" w:rsidRDefault="00BB6882">
      <w:pPr>
        <w:rPr>
          <w:lang w:val="en-GB"/>
        </w:rPr>
      </w:pPr>
      <w:r>
        <w:rPr>
          <w:lang w:val="en-GB"/>
        </w:rPr>
        <w:t xml:space="preserve">        if(iSetMark[3]==0)</w:t>
      </w:r>
    </w:p>
    <w:p w14:paraId="47B982C9" w14:textId="77777777" w:rsidR="004B6100" w:rsidRDefault="00BB6882">
      <w:pPr>
        <w:rPr>
          <w:lang w:val="en-GB"/>
        </w:rPr>
      </w:pPr>
      <w:r>
        <w:rPr>
          <w:lang w:val="en-GB"/>
        </w:rPr>
        <w:t xml:space="preserve">        {</w:t>
      </w:r>
    </w:p>
    <w:p w14:paraId="32DB339C" w14:textId="77777777" w:rsidR="004B6100" w:rsidRDefault="00BB6882">
      <w:pPr>
        <w:rPr>
          <w:lang w:val="en-GB"/>
        </w:rPr>
      </w:pPr>
      <w:r>
        <w:rPr>
          <w:lang w:val="en-GB"/>
        </w:rPr>
        <w:t xml:space="preserve">         Serial.println("Player Move: 3");</w:t>
      </w:r>
    </w:p>
    <w:p w14:paraId="1E57B24E" w14:textId="77777777" w:rsidR="004B6100" w:rsidRDefault="00BB6882">
      <w:pPr>
        <w:rPr>
          <w:lang w:val="en-GB"/>
        </w:rPr>
      </w:pPr>
      <w:r>
        <w:rPr>
          <w:lang w:val="en-GB"/>
        </w:rPr>
        <w:t xml:space="preserve">          iSetMark[3] = 2;</w:t>
      </w:r>
    </w:p>
    <w:p w14:paraId="25600A84" w14:textId="77777777" w:rsidR="004B6100" w:rsidRDefault="00BB6882">
      <w:pPr>
        <w:rPr>
          <w:lang w:val="en-GB"/>
        </w:rPr>
      </w:pPr>
      <w:r>
        <w:rPr>
          <w:lang w:val="en-GB"/>
        </w:rPr>
        <w:t xml:space="preserve">          bValidMove = true;</w:t>
      </w:r>
    </w:p>
    <w:p w14:paraId="70803BEC" w14:textId="77777777" w:rsidR="004B6100" w:rsidRDefault="00BB6882">
      <w:pPr>
        <w:rPr>
          <w:lang w:val="en-GB"/>
        </w:rPr>
      </w:pPr>
      <w:r>
        <w:rPr>
          <w:lang w:val="en-GB"/>
        </w:rPr>
        <w:t xml:space="preserve">          drawPlayerMove(3);  </w:t>
      </w:r>
    </w:p>
    <w:p w14:paraId="0287C200" w14:textId="77777777" w:rsidR="004B6100" w:rsidRDefault="00BB6882">
      <w:pPr>
        <w:rPr>
          <w:lang w:val="en-GB"/>
        </w:rPr>
      </w:pPr>
      <w:r>
        <w:rPr>
          <w:lang w:val="en-GB"/>
        </w:rPr>
        <w:t xml:space="preserve">          Serial.println("Drawing </w:t>
      </w:r>
      <w:r>
        <w:rPr>
          <w:lang w:val="en-GB"/>
        </w:rPr>
        <w:t>player move");</w:t>
      </w:r>
    </w:p>
    <w:p w14:paraId="2D2A37D1" w14:textId="77777777" w:rsidR="004B6100" w:rsidRDefault="00BB6882">
      <w:pPr>
        <w:rPr>
          <w:lang w:val="en-GB"/>
        </w:rPr>
      </w:pPr>
      <w:r>
        <w:rPr>
          <w:lang w:val="en-GB"/>
        </w:rPr>
        <w:t xml:space="preserve">        }</w:t>
      </w:r>
    </w:p>
    <w:p w14:paraId="47AC2126" w14:textId="77777777" w:rsidR="004B6100" w:rsidRDefault="00BB6882">
      <w:pPr>
        <w:rPr>
          <w:lang w:val="en-GB"/>
        </w:rPr>
      </w:pPr>
      <w:r>
        <w:rPr>
          <w:lang w:val="en-GB"/>
        </w:rPr>
        <w:t xml:space="preserve">      }</w:t>
      </w:r>
    </w:p>
    <w:p w14:paraId="31807F94" w14:textId="77777777" w:rsidR="004B6100" w:rsidRDefault="00BB6882">
      <w:pPr>
        <w:rPr>
          <w:lang w:val="en-GB"/>
        </w:rPr>
      </w:pPr>
      <w:r>
        <w:rPr>
          <w:lang w:val="en-GB"/>
        </w:rPr>
        <w:t xml:space="preserve">      else if((pixel_x&lt;125)&amp;&amp; (pixel_y&lt;80)) //0</w:t>
      </w:r>
    </w:p>
    <w:p w14:paraId="29AB2343" w14:textId="77777777" w:rsidR="004B6100" w:rsidRDefault="00BB6882">
      <w:pPr>
        <w:rPr>
          <w:lang w:val="en-GB"/>
        </w:rPr>
      </w:pPr>
      <w:r>
        <w:rPr>
          <w:lang w:val="en-GB"/>
        </w:rPr>
        <w:t xml:space="preserve">      {</w:t>
      </w:r>
    </w:p>
    <w:p w14:paraId="25749AA8" w14:textId="77777777" w:rsidR="004B6100" w:rsidRDefault="00BB6882">
      <w:pPr>
        <w:rPr>
          <w:lang w:val="en-GB"/>
        </w:rPr>
      </w:pPr>
      <w:r>
        <w:rPr>
          <w:lang w:val="en-GB"/>
        </w:rPr>
        <w:t xml:space="preserve">        if(iSetMark[0]==0)</w:t>
      </w:r>
    </w:p>
    <w:p w14:paraId="055DE64B" w14:textId="77777777" w:rsidR="004B6100" w:rsidRDefault="00BB6882">
      <w:pPr>
        <w:rPr>
          <w:lang w:val="en-GB"/>
        </w:rPr>
      </w:pPr>
      <w:r>
        <w:rPr>
          <w:lang w:val="en-GB"/>
        </w:rPr>
        <w:t xml:space="preserve">        {</w:t>
      </w:r>
    </w:p>
    <w:p w14:paraId="7E5874C1" w14:textId="77777777" w:rsidR="004B6100" w:rsidRDefault="00BB6882">
      <w:pPr>
        <w:rPr>
          <w:lang w:val="en-GB"/>
        </w:rPr>
      </w:pPr>
      <w:r>
        <w:rPr>
          <w:lang w:val="en-GB"/>
        </w:rPr>
        <w:t xml:space="preserve">          Serial.println("Player Move: 0");          </w:t>
      </w:r>
    </w:p>
    <w:p w14:paraId="22840215" w14:textId="77777777" w:rsidR="004B6100" w:rsidRDefault="00BB6882">
      <w:pPr>
        <w:rPr>
          <w:lang w:val="en-GB"/>
        </w:rPr>
      </w:pPr>
      <w:r>
        <w:rPr>
          <w:lang w:val="en-GB"/>
        </w:rPr>
        <w:lastRenderedPageBreak/>
        <w:t xml:space="preserve">          iSetMark[0] = 2;</w:t>
      </w:r>
    </w:p>
    <w:p w14:paraId="3D509DBF" w14:textId="77777777" w:rsidR="004B6100" w:rsidRDefault="00BB6882">
      <w:pPr>
        <w:rPr>
          <w:lang w:val="en-GB"/>
        </w:rPr>
      </w:pPr>
      <w:r>
        <w:rPr>
          <w:lang w:val="en-GB"/>
        </w:rPr>
        <w:t xml:space="preserve">          bValidMove = true;</w:t>
      </w:r>
    </w:p>
    <w:p w14:paraId="58C0721D" w14:textId="77777777" w:rsidR="004B6100" w:rsidRDefault="00BB6882">
      <w:pPr>
        <w:rPr>
          <w:lang w:val="en-GB"/>
        </w:rPr>
      </w:pPr>
      <w:r>
        <w:rPr>
          <w:lang w:val="en-GB"/>
        </w:rPr>
        <w:t xml:space="preserve">          </w:t>
      </w:r>
      <w:r>
        <w:rPr>
          <w:lang w:val="en-GB"/>
        </w:rPr>
        <w:t xml:space="preserve">drawPlayerMove(0);  </w:t>
      </w:r>
    </w:p>
    <w:p w14:paraId="69E6B88C" w14:textId="77777777" w:rsidR="004B6100" w:rsidRDefault="00BB6882">
      <w:pPr>
        <w:rPr>
          <w:lang w:val="en-GB"/>
        </w:rPr>
      </w:pPr>
      <w:r>
        <w:rPr>
          <w:lang w:val="en-GB"/>
        </w:rPr>
        <w:t xml:space="preserve">        }</w:t>
      </w:r>
    </w:p>
    <w:p w14:paraId="5342AFEB" w14:textId="77777777" w:rsidR="004B6100" w:rsidRDefault="00BB6882">
      <w:pPr>
        <w:rPr>
          <w:lang w:val="en-GB"/>
        </w:rPr>
      </w:pPr>
      <w:r>
        <w:rPr>
          <w:lang w:val="en-GB"/>
        </w:rPr>
        <w:t xml:space="preserve">      }</w:t>
      </w:r>
    </w:p>
    <w:p w14:paraId="4063BB23" w14:textId="77777777" w:rsidR="004B6100" w:rsidRDefault="00BB6882">
      <w:pPr>
        <w:rPr>
          <w:lang w:val="en-GB"/>
        </w:rPr>
      </w:pPr>
      <w:r>
        <w:rPr>
          <w:lang w:val="en-GB"/>
        </w:rPr>
        <w:t xml:space="preserve">      else if((pixel_x&gt;125 &amp;&amp; pixel_x&lt;=195)&amp;&amp; (pixel_y&lt;80)) //1</w:t>
      </w:r>
    </w:p>
    <w:p w14:paraId="4D0F15B7" w14:textId="77777777" w:rsidR="004B6100" w:rsidRDefault="00BB6882">
      <w:pPr>
        <w:rPr>
          <w:lang w:val="en-GB"/>
        </w:rPr>
      </w:pPr>
      <w:r>
        <w:rPr>
          <w:lang w:val="en-GB"/>
        </w:rPr>
        <w:t xml:space="preserve">      {</w:t>
      </w:r>
    </w:p>
    <w:p w14:paraId="56C0EBD0" w14:textId="77777777" w:rsidR="004B6100" w:rsidRDefault="00BB6882">
      <w:pPr>
        <w:rPr>
          <w:lang w:val="en-GB"/>
        </w:rPr>
      </w:pPr>
      <w:r>
        <w:rPr>
          <w:lang w:val="en-GB"/>
        </w:rPr>
        <w:t xml:space="preserve">        if(iSetMark[1]==0)</w:t>
      </w:r>
    </w:p>
    <w:p w14:paraId="42237EB4" w14:textId="77777777" w:rsidR="004B6100" w:rsidRDefault="00BB6882">
      <w:pPr>
        <w:rPr>
          <w:lang w:val="en-GB"/>
        </w:rPr>
      </w:pPr>
      <w:r>
        <w:rPr>
          <w:lang w:val="en-GB"/>
        </w:rPr>
        <w:t xml:space="preserve">        {</w:t>
      </w:r>
    </w:p>
    <w:p w14:paraId="66C087B2" w14:textId="77777777" w:rsidR="004B6100" w:rsidRDefault="00BB6882">
      <w:pPr>
        <w:rPr>
          <w:lang w:val="en-GB"/>
        </w:rPr>
      </w:pPr>
      <w:r>
        <w:rPr>
          <w:lang w:val="en-GB"/>
        </w:rPr>
        <w:t xml:space="preserve">          Serial.println("Player Move: 1");          </w:t>
      </w:r>
    </w:p>
    <w:p w14:paraId="03229C5F" w14:textId="77777777" w:rsidR="004B6100" w:rsidRDefault="00BB6882">
      <w:pPr>
        <w:rPr>
          <w:lang w:val="en-GB"/>
        </w:rPr>
      </w:pPr>
      <w:r>
        <w:rPr>
          <w:lang w:val="en-GB"/>
        </w:rPr>
        <w:t xml:space="preserve">          iSetMark[1] = 2;</w:t>
      </w:r>
    </w:p>
    <w:p w14:paraId="61D5A0C8" w14:textId="77777777" w:rsidR="004B6100" w:rsidRDefault="00BB6882">
      <w:pPr>
        <w:rPr>
          <w:lang w:val="en-GB"/>
        </w:rPr>
      </w:pPr>
      <w:r>
        <w:rPr>
          <w:lang w:val="en-GB"/>
        </w:rPr>
        <w:t xml:space="preserve">          bValidMove = true</w:t>
      </w:r>
      <w:r>
        <w:rPr>
          <w:lang w:val="en-GB"/>
        </w:rPr>
        <w:t>;</w:t>
      </w:r>
    </w:p>
    <w:p w14:paraId="5B86024E" w14:textId="77777777" w:rsidR="004B6100" w:rsidRDefault="00BB6882">
      <w:pPr>
        <w:rPr>
          <w:lang w:val="en-GB"/>
        </w:rPr>
      </w:pPr>
      <w:r>
        <w:rPr>
          <w:lang w:val="en-GB"/>
        </w:rPr>
        <w:t xml:space="preserve">          drawPlayerMove(1);  </w:t>
      </w:r>
    </w:p>
    <w:p w14:paraId="3F135F86" w14:textId="77777777" w:rsidR="004B6100" w:rsidRDefault="00BB6882">
      <w:pPr>
        <w:rPr>
          <w:lang w:val="en-GB"/>
        </w:rPr>
      </w:pPr>
      <w:r>
        <w:rPr>
          <w:lang w:val="en-GB"/>
        </w:rPr>
        <w:t xml:space="preserve">        }</w:t>
      </w:r>
    </w:p>
    <w:p w14:paraId="654474D0" w14:textId="77777777" w:rsidR="004B6100" w:rsidRDefault="00BB6882">
      <w:pPr>
        <w:rPr>
          <w:lang w:val="en-GB"/>
        </w:rPr>
      </w:pPr>
      <w:r>
        <w:rPr>
          <w:lang w:val="en-GB"/>
        </w:rPr>
        <w:t xml:space="preserve">      }</w:t>
      </w:r>
    </w:p>
    <w:p w14:paraId="0E42474D" w14:textId="77777777" w:rsidR="004B6100" w:rsidRDefault="00BB6882">
      <w:pPr>
        <w:rPr>
          <w:lang w:val="en-GB"/>
        </w:rPr>
      </w:pPr>
      <w:r>
        <w:rPr>
          <w:lang w:val="en-GB"/>
        </w:rPr>
        <w:t xml:space="preserve">      else if((pixel_x&gt;195)&amp;&amp; (pixel_y&lt;80)) //2</w:t>
      </w:r>
    </w:p>
    <w:p w14:paraId="1FB6127E" w14:textId="77777777" w:rsidR="004B6100" w:rsidRDefault="00BB6882">
      <w:pPr>
        <w:rPr>
          <w:lang w:val="en-GB"/>
        </w:rPr>
      </w:pPr>
      <w:r>
        <w:rPr>
          <w:lang w:val="en-GB"/>
        </w:rPr>
        <w:t xml:space="preserve">      {</w:t>
      </w:r>
    </w:p>
    <w:p w14:paraId="26F0241F" w14:textId="77777777" w:rsidR="004B6100" w:rsidRDefault="00BB6882">
      <w:pPr>
        <w:rPr>
          <w:lang w:val="en-GB"/>
        </w:rPr>
      </w:pPr>
      <w:r>
        <w:rPr>
          <w:lang w:val="en-GB"/>
        </w:rPr>
        <w:t xml:space="preserve">        if(iSetMark[2]==0)</w:t>
      </w:r>
    </w:p>
    <w:p w14:paraId="65A68384" w14:textId="77777777" w:rsidR="004B6100" w:rsidRDefault="00BB6882">
      <w:pPr>
        <w:rPr>
          <w:lang w:val="en-GB"/>
        </w:rPr>
      </w:pPr>
      <w:r>
        <w:rPr>
          <w:lang w:val="en-GB"/>
        </w:rPr>
        <w:t xml:space="preserve">        {</w:t>
      </w:r>
    </w:p>
    <w:p w14:paraId="40103904" w14:textId="77777777" w:rsidR="004B6100" w:rsidRDefault="00BB6882">
      <w:pPr>
        <w:rPr>
          <w:lang w:val="en-GB"/>
        </w:rPr>
      </w:pPr>
      <w:r>
        <w:rPr>
          <w:lang w:val="en-GB"/>
        </w:rPr>
        <w:t xml:space="preserve">          Serial.println("Player Move: 2");          </w:t>
      </w:r>
    </w:p>
    <w:p w14:paraId="49683508" w14:textId="77777777" w:rsidR="004B6100" w:rsidRDefault="00BB6882">
      <w:pPr>
        <w:rPr>
          <w:lang w:val="en-GB"/>
        </w:rPr>
      </w:pPr>
      <w:r>
        <w:rPr>
          <w:lang w:val="en-GB"/>
        </w:rPr>
        <w:t xml:space="preserve">          iSetMark[2] = 2;</w:t>
      </w:r>
    </w:p>
    <w:p w14:paraId="3DC740EF" w14:textId="77777777" w:rsidR="004B6100" w:rsidRDefault="00BB6882">
      <w:pPr>
        <w:rPr>
          <w:lang w:val="en-GB"/>
        </w:rPr>
      </w:pPr>
      <w:r>
        <w:rPr>
          <w:lang w:val="en-GB"/>
        </w:rPr>
        <w:t xml:space="preserve">          bValidMove = true;</w:t>
      </w:r>
    </w:p>
    <w:p w14:paraId="2012E02D" w14:textId="77777777" w:rsidR="004B6100" w:rsidRDefault="00BB6882">
      <w:pPr>
        <w:rPr>
          <w:lang w:val="en-GB"/>
        </w:rPr>
      </w:pPr>
      <w:r>
        <w:rPr>
          <w:lang w:val="en-GB"/>
        </w:rPr>
        <w:t xml:space="preserve">  </w:t>
      </w:r>
      <w:r>
        <w:rPr>
          <w:lang w:val="en-GB"/>
        </w:rPr>
        <w:t xml:space="preserve">        drawPlayerMove(2);  </w:t>
      </w:r>
    </w:p>
    <w:p w14:paraId="0F2EDF8A" w14:textId="77777777" w:rsidR="004B6100" w:rsidRDefault="00BB6882">
      <w:pPr>
        <w:rPr>
          <w:lang w:val="en-GB"/>
        </w:rPr>
      </w:pPr>
      <w:r>
        <w:rPr>
          <w:lang w:val="en-GB"/>
        </w:rPr>
        <w:t xml:space="preserve">        }</w:t>
      </w:r>
    </w:p>
    <w:p w14:paraId="144265A9" w14:textId="77777777" w:rsidR="004B6100" w:rsidRDefault="00BB6882">
      <w:pPr>
        <w:rPr>
          <w:lang w:val="en-GB"/>
        </w:rPr>
      </w:pPr>
      <w:r>
        <w:rPr>
          <w:lang w:val="en-GB"/>
        </w:rPr>
        <w:t xml:space="preserve">      }</w:t>
      </w:r>
    </w:p>
    <w:p w14:paraId="5242C488" w14:textId="77777777" w:rsidR="004B6100" w:rsidRDefault="00BB6882">
      <w:pPr>
        <w:rPr>
          <w:lang w:val="en-GB"/>
        </w:rPr>
      </w:pPr>
      <w:r>
        <w:rPr>
          <w:lang w:val="en-GB"/>
        </w:rPr>
        <w:t xml:space="preserve">      else if((pixel_x&gt;125 &amp;&amp; pixel_x&lt;=195)&amp;&amp; (pixel_y&lt;150 &amp;&amp; pixel_y&gt;80)) //4</w:t>
      </w:r>
    </w:p>
    <w:p w14:paraId="667A81D3" w14:textId="77777777" w:rsidR="004B6100" w:rsidRDefault="00BB6882">
      <w:pPr>
        <w:rPr>
          <w:lang w:val="en-GB"/>
        </w:rPr>
      </w:pPr>
      <w:r>
        <w:rPr>
          <w:lang w:val="en-GB"/>
        </w:rPr>
        <w:t xml:space="preserve">      {</w:t>
      </w:r>
    </w:p>
    <w:p w14:paraId="04D3757D" w14:textId="77777777" w:rsidR="004B6100" w:rsidRDefault="00BB6882">
      <w:pPr>
        <w:rPr>
          <w:lang w:val="en-GB"/>
        </w:rPr>
      </w:pPr>
      <w:r>
        <w:rPr>
          <w:lang w:val="en-GB"/>
        </w:rPr>
        <w:t xml:space="preserve">        if(iSetMark[4]==0)</w:t>
      </w:r>
    </w:p>
    <w:p w14:paraId="3F4EFD39" w14:textId="77777777" w:rsidR="004B6100" w:rsidRDefault="00BB6882">
      <w:pPr>
        <w:rPr>
          <w:lang w:val="en-GB"/>
        </w:rPr>
      </w:pPr>
      <w:r>
        <w:rPr>
          <w:lang w:val="en-GB"/>
        </w:rPr>
        <w:t xml:space="preserve">        {</w:t>
      </w:r>
    </w:p>
    <w:p w14:paraId="5455521E" w14:textId="77777777" w:rsidR="004B6100" w:rsidRDefault="00BB6882">
      <w:pPr>
        <w:rPr>
          <w:lang w:val="en-GB"/>
        </w:rPr>
      </w:pPr>
      <w:r>
        <w:rPr>
          <w:lang w:val="en-GB"/>
        </w:rPr>
        <w:t xml:space="preserve">          </w:t>
      </w:r>
      <w:r>
        <w:rPr>
          <w:lang w:val="en-GB"/>
        </w:rPr>
        <w:t xml:space="preserve">Serial.println("Player Move: 4");          </w:t>
      </w:r>
    </w:p>
    <w:p w14:paraId="683C1DA4" w14:textId="77777777" w:rsidR="004B6100" w:rsidRDefault="00BB6882">
      <w:pPr>
        <w:rPr>
          <w:lang w:val="en-GB"/>
        </w:rPr>
      </w:pPr>
      <w:r>
        <w:rPr>
          <w:lang w:val="en-GB"/>
        </w:rPr>
        <w:t xml:space="preserve">          iSetMark[4] = 2;</w:t>
      </w:r>
    </w:p>
    <w:p w14:paraId="654A0720" w14:textId="77777777" w:rsidR="004B6100" w:rsidRDefault="00BB6882">
      <w:pPr>
        <w:rPr>
          <w:lang w:val="en-GB"/>
        </w:rPr>
      </w:pPr>
      <w:r>
        <w:rPr>
          <w:lang w:val="en-GB"/>
        </w:rPr>
        <w:t xml:space="preserve">          bValidMove = true;</w:t>
      </w:r>
    </w:p>
    <w:p w14:paraId="64003BB4" w14:textId="77777777" w:rsidR="004B6100" w:rsidRDefault="00BB6882">
      <w:pPr>
        <w:rPr>
          <w:lang w:val="en-GB"/>
        </w:rPr>
      </w:pPr>
      <w:r>
        <w:rPr>
          <w:lang w:val="en-GB"/>
        </w:rPr>
        <w:t xml:space="preserve">          drawPlayerMove(4);  </w:t>
      </w:r>
    </w:p>
    <w:p w14:paraId="77FF4380" w14:textId="77777777" w:rsidR="004B6100" w:rsidRDefault="00BB6882">
      <w:pPr>
        <w:rPr>
          <w:lang w:val="en-GB"/>
        </w:rPr>
      </w:pPr>
      <w:r>
        <w:rPr>
          <w:lang w:val="en-GB"/>
        </w:rPr>
        <w:t xml:space="preserve">        }</w:t>
      </w:r>
    </w:p>
    <w:p w14:paraId="16CD80E9" w14:textId="77777777" w:rsidR="004B6100" w:rsidRDefault="00BB6882">
      <w:pPr>
        <w:rPr>
          <w:lang w:val="en-GB"/>
        </w:rPr>
      </w:pPr>
      <w:r>
        <w:rPr>
          <w:lang w:val="en-GB"/>
        </w:rPr>
        <w:t xml:space="preserve">      }</w:t>
      </w:r>
    </w:p>
    <w:p w14:paraId="64D7246A" w14:textId="77777777" w:rsidR="004B6100" w:rsidRDefault="00BB6882">
      <w:pPr>
        <w:rPr>
          <w:lang w:val="en-GB"/>
        </w:rPr>
      </w:pPr>
      <w:r>
        <w:rPr>
          <w:lang w:val="en-GB"/>
        </w:rPr>
        <w:t xml:space="preserve">      else if((pixel_x&gt;195)&amp;&amp; (pixel_y&lt;150 &amp;&amp; pixel_y&gt;80)) //5</w:t>
      </w:r>
    </w:p>
    <w:p w14:paraId="2C9CD212" w14:textId="77777777" w:rsidR="004B6100" w:rsidRDefault="00BB6882">
      <w:pPr>
        <w:rPr>
          <w:lang w:val="en-GB"/>
        </w:rPr>
      </w:pPr>
      <w:r>
        <w:rPr>
          <w:lang w:val="en-GB"/>
        </w:rPr>
        <w:t xml:space="preserve">      {</w:t>
      </w:r>
    </w:p>
    <w:p w14:paraId="1733D508" w14:textId="77777777" w:rsidR="004B6100" w:rsidRDefault="00BB6882">
      <w:pPr>
        <w:rPr>
          <w:lang w:val="en-GB"/>
        </w:rPr>
      </w:pPr>
      <w:r>
        <w:rPr>
          <w:lang w:val="en-GB"/>
        </w:rPr>
        <w:t xml:space="preserve">        if(iSetMark[5]==0)</w:t>
      </w:r>
    </w:p>
    <w:p w14:paraId="3A805B3D" w14:textId="77777777" w:rsidR="004B6100" w:rsidRDefault="00BB6882">
      <w:pPr>
        <w:rPr>
          <w:lang w:val="en-GB"/>
        </w:rPr>
      </w:pPr>
      <w:r>
        <w:rPr>
          <w:lang w:val="en-GB"/>
        </w:rPr>
        <w:t xml:space="preserve">        {</w:t>
      </w:r>
    </w:p>
    <w:p w14:paraId="69390A00" w14:textId="77777777" w:rsidR="004B6100" w:rsidRDefault="00BB6882">
      <w:pPr>
        <w:rPr>
          <w:lang w:val="en-GB"/>
        </w:rPr>
      </w:pPr>
      <w:r>
        <w:rPr>
          <w:lang w:val="en-GB"/>
        </w:rPr>
        <w:t xml:space="preserve">          Serial.println("Player Move: 5");          </w:t>
      </w:r>
    </w:p>
    <w:p w14:paraId="4C418FD8" w14:textId="77777777" w:rsidR="004B6100" w:rsidRDefault="00BB6882">
      <w:pPr>
        <w:rPr>
          <w:lang w:val="en-GB"/>
        </w:rPr>
      </w:pPr>
      <w:r>
        <w:rPr>
          <w:lang w:val="en-GB"/>
        </w:rPr>
        <w:t xml:space="preserve">          iSetMark[5] = 2;</w:t>
      </w:r>
    </w:p>
    <w:p w14:paraId="0A383640" w14:textId="77777777" w:rsidR="004B6100" w:rsidRDefault="00BB6882">
      <w:pPr>
        <w:rPr>
          <w:lang w:val="en-GB"/>
        </w:rPr>
      </w:pPr>
      <w:r>
        <w:rPr>
          <w:lang w:val="en-GB"/>
        </w:rPr>
        <w:t xml:space="preserve">          bValidMove = true;</w:t>
      </w:r>
    </w:p>
    <w:p w14:paraId="2985F47E" w14:textId="77777777" w:rsidR="004B6100" w:rsidRDefault="00BB6882">
      <w:pPr>
        <w:rPr>
          <w:lang w:val="en-GB"/>
        </w:rPr>
      </w:pPr>
      <w:r>
        <w:rPr>
          <w:lang w:val="en-GB"/>
        </w:rPr>
        <w:t xml:space="preserve">          drawPlayerMove(5);  </w:t>
      </w:r>
    </w:p>
    <w:p w14:paraId="130144F1" w14:textId="77777777" w:rsidR="004B6100" w:rsidRDefault="00BB6882">
      <w:pPr>
        <w:rPr>
          <w:lang w:val="en-GB"/>
        </w:rPr>
      </w:pPr>
      <w:r>
        <w:rPr>
          <w:lang w:val="en-GB"/>
        </w:rPr>
        <w:t xml:space="preserve">        }</w:t>
      </w:r>
    </w:p>
    <w:p w14:paraId="32BE89C0" w14:textId="77777777" w:rsidR="004B6100" w:rsidRDefault="00BB6882">
      <w:pPr>
        <w:rPr>
          <w:lang w:val="en-GB"/>
        </w:rPr>
      </w:pPr>
      <w:r>
        <w:rPr>
          <w:lang w:val="en-GB"/>
        </w:rPr>
        <w:t xml:space="preserve">      }</w:t>
      </w:r>
    </w:p>
    <w:p w14:paraId="52B74711" w14:textId="77777777" w:rsidR="004B6100" w:rsidRDefault="00BB6882">
      <w:pPr>
        <w:rPr>
          <w:lang w:val="en-GB"/>
        </w:rPr>
      </w:pPr>
      <w:r>
        <w:rPr>
          <w:lang w:val="en-GB"/>
        </w:rPr>
        <w:t xml:space="preserve">      else if((pixel_x&gt;125 &amp;&amp; pixel_x&lt;=195)&amp;&amp; (pixel_y&gt;150)) //7</w:t>
      </w:r>
    </w:p>
    <w:p w14:paraId="5C2E397B" w14:textId="77777777" w:rsidR="004B6100" w:rsidRDefault="00BB6882">
      <w:pPr>
        <w:rPr>
          <w:lang w:val="en-GB"/>
        </w:rPr>
      </w:pPr>
      <w:r>
        <w:rPr>
          <w:lang w:val="en-GB"/>
        </w:rPr>
        <w:t xml:space="preserve">      {</w:t>
      </w:r>
    </w:p>
    <w:p w14:paraId="74600982" w14:textId="77777777" w:rsidR="004B6100" w:rsidRDefault="00BB6882">
      <w:pPr>
        <w:rPr>
          <w:lang w:val="en-GB"/>
        </w:rPr>
      </w:pPr>
      <w:r>
        <w:rPr>
          <w:lang w:val="en-GB"/>
        </w:rPr>
        <w:t xml:space="preserve">        </w:t>
      </w:r>
      <w:r>
        <w:rPr>
          <w:lang w:val="en-GB"/>
        </w:rPr>
        <w:t>if(iSetMark[7]==0)</w:t>
      </w:r>
    </w:p>
    <w:p w14:paraId="2359BAA9" w14:textId="77777777" w:rsidR="004B6100" w:rsidRDefault="00BB6882">
      <w:pPr>
        <w:rPr>
          <w:lang w:val="en-GB"/>
        </w:rPr>
      </w:pPr>
      <w:r>
        <w:rPr>
          <w:lang w:val="en-GB"/>
        </w:rPr>
        <w:t xml:space="preserve">        {</w:t>
      </w:r>
    </w:p>
    <w:p w14:paraId="445AB7BE" w14:textId="77777777" w:rsidR="004B6100" w:rsidRDefault="00BB6882">
      <w:pPr>
        <w:rPr>
          <w:lang w:val="en-GB"/>
        </w:rPr>
      </w:pPr>
      <w:r>
        <w:rPr>
          <w:lang w:val="en-GB"/>
        </w:rPr>
        <w:t xml:space="preserve">          Serial.println("Player Move: 7");          </w:t>
      </w:r>
    </w:p>
    <w:p w14:paraId="6747BF66" w14:textId="77777777" w:rsidR="004B6100" w:rsidRDefault="00BB6882">
      <w:pPr>
        <w:rPr>
          <w:lang w:val="en-GB"/>
        </w:rPr>
      </w:pPr>
      <w:r>
        <w:rPr>
          <w:lang w:val="en-GB"/>
        </w:rPr>
        <w:t xml:space="preserve">          iSetMark[7] = 2;</w:t>
      </w:r>
    </w:p>
    <w:p w14:paraId="4686A1EB" w14:textId="77777777" w:rsidR="004B6100" w:rsidRDefault="00BB6882">
      <w:pPr>
        <w:rPr>
          <w:lang w:val="en-GB"/>
        </w:rPr>
      </w:pPr>
      <w:r>
        <w:rPr>
          <w:lang w:val="en-GB"/>
        </w:rPr>
        <w:t xml:space="preserve">          bValidMove = true;</w:t>
      </w:r>
    </w:p>
    <w:p w14:paraId="35FE837F" w14:textId="77777777" w:rsidR="004B6100" w:rsidRDefault="00BB6882">
      <w:pPr>
        <w:rPr>
          <w:lang w:val="en-GB"/>
        </w:rPr>
      </w:pPr>
      <w:r>
        <w:rPr>
          <w:lang w:val="en-GB"/>
        </w:rPr>
        <w:t xml:space="preserve">          drawPlayerMove(7);  </w:t>
      </w:r>
    </w:p>
    <w:p w14:paraId="000771C9" w14:textId="77777777" w:rsidR="004B6100" w:rsidRDefault="00BB6882">
      <w:pPr>
        <w:rPr>
          <w:lang w:val="en-GB"/>
        </w:rPr>
      </w:pPr>
      <w:r>
        <w:rPr>
          <w:lang w:val="en-GB"/>
        </w:rPr>
        <w:t xml:space="preserve">        }</w:t>
      </w:r>
    </w:p>
    <w:p w14:paraId="38A4ECE9" w14:textId="77777777" w:rsidR="004B6100" w:rsidRDefault="00BB6882">
      <w:pPr>
        <w:rPr>
          <w:lang w:val="en-GB"/>
        </w:rPr>
      </w:pPr>
      <w:r>
        <w:rPr>
          <w:lang w:val="en-GB"/>
        </w:rPr>
        <w:t xml:space="preserve">      }</w:t>
      </w:r>
    </w:p>
    <w:p w14:paraId="2A2165AA" w14:textId="77777777" w:rsidR="004B6100" w:rsidRDefault="00BB6882">
      <w:pPr>
        <w:rPr>
          <w:lang w:val="en-GB"/>
        </w:rPr>
      </w:pPr>
      <w:r>
        <w:rPr>
          <w:lang w:val="en-GB"/>
        </w:rPr>
        <w:t xml:space="preserve">      else if((pixel_x&gt;195)&amp;&amp; (pixel_y&gt;150)) //8</w:t>
      </w:r>
    </w:p>
    <w:p w14:paraId="5E45E2A7" w14:textId="77777777" w:rsidR="004B6100" w:rsidRDefault="00BB6882">
      <w:pPr>
        <w:rPr>
          <w:lang w:val="en-GB"/>
        </w:rPr>
      </w:pPr>
      <w:r>
        <w:rPr>
          <w:lang w:val="en-GB"/>
        </w:rPr>
        <w:lastRenderedPageBreak/>
        <w:t xml:space="preserve">      {</w:t>
      </w:r>
    </w:p>
    <w:p w14:paraId="3A150DD7" w14:textId="77777777" w:rsidR="004B6100" w:rsidRDefault="00BB6882">
      <w:pPr>
        <w:rPr>
          <w:lang w:val="en-GB"/>
        </w:rPr>
      </w:pPr>
      <w:r>
        <w:rPr>
          <w:lang w:val="en-GB"/>
        </w:rPr>
        <w:t xml:space="preserve">        if(iSetMark[8]==0)</w:t>
      </w:r>
    </w:p>
    <w:p w14:paraId="54C0BD88" w14:textId="77777777" w:rsidR="004B6100" w:rsidRDefault="00BB6882">
      <w:pPr>
        <w:rPr>
          <w:lang w:val="en-GB"/>
        </w:rPr>
      </w:pPr>
      <w:r>
        <w:rPr>
          <w:lang w:val="en-GB"/>
        </w:rPr>
        <w:t xml:space="preserve">        {</w:t>
      </w:r>
    </w:p>
    <w:p w14:paraId="0133EEBD" w14:textId="77777777" w:rsidR="004B6100" w:rsidRDefault="00BB6882">
      <w:pPr>
        <w:rPr>
          <w:lang w:val="en-GB"/>
        </w:rPr>
      </w:pPr>
      <w:r>
        <w:rPr>
          <w:lang w:val="en-GB"/>
        </w:rPr>
        <w:t xml:space="preserve">          Serial.println("Player Move: 8");          </w:t>
      </w:r>
    </w:p>
    <w:p w14:paraId="405A8474" w14:textId="77777777" w:rsidR="004B6100" w:rsidRDefault="00BB6882">
      <w:pPr>
        <w:rPr>
          <w:lang w:val="en-GB"/>
        </w:rPr>
      </w:pPr>
      <w:r>
        <w:rPr>
          <w:lang w:val="en-GB"/>
        </w:rPr>
        <w:t xml:space="preserve">          iSetMark[8] = 2;</w:t>
      </w:r>
    </w:p>
    <w:p w14:paraId="6B982E08" w14:textId="77777777" w:rsidR="004B6100" w:rsidRDefault="00BB6882">
      <w:pPr>
        <w:rPr>
          <w:lang w:val="en-GB"/>
        </w:rPr>
      </w:pPr>
      <w:r>
        <w:rPr>
          <w:lang w:val="en-GB"/>
        </w:rPr>
        <w:t xml:space="preserve">          bValidMove = true;</w:t>
      </w:r>
    </w:p>
    <w:p w14:paraId="482AD0AF" w14:textId="77777777" w:rsidR="004B6100" w:rsidRDefault="00BB6882">
      <w:pPr>
        <w:rPr>
          <w:lang w:val="en-GB"/>
        </w:rPr>
      </w:pPr>
      <w:r>
        <w:rPr>
          <w:lang w:val="en-GB"/>
        </w:rPr>
        <w:t xml:space="preserve">          drawPlayerMove(8);  </w:t>
      </w:r>
    </w:p>
    <w:p w14:paraId="2D949315" w14:textId="77777777" w:rsidR="004B6100" w:rsidRDefault="00BB6882">
      <w:pPr>
        <w:rPr>
          <w:lang w:val="en-GB"/>
        </w:rPr>
      </w:pPr>
      <w:r>
        <w:rPr>
          <w:lang w:val="en-GB"/>
        </w:rPr>
        <w:t xml:space="preserve">        }</w:t>
      </w:r>
    </w:p>
    <w:p w14:paraId="37DB4760" w14:textId="77777777" w:rsidR="004B6100" w:rsidRDefault="00BB6882">
      <w:pPr>
        <w:rPr>
          <w:lang w:val="en-GB"/>
        </w:rPr>
      </w:pPr>
      <w:r>
        <w:rPr>
          <w:lang w:val="en-GB"/>
        </w:rPr>
        <w:t xml:space="preserve">      }</w:t>
      </w:r>
    </w:p>
    <w:p w14:paraId="724DF0EF" w14:textId="77777777" w:rsidR="004B6100" w:rsidRDefault="00BB6882">
      <w:pPr>
        <w:rPr>
          <w:lang w:val="en-GB"/>
        </w:rPr>
      </w:pPr>
      <w:r>
        <w:rPr>
          <w:lang w:val="en-GB"/>
        </w:rPr>
        <w:t xml:space="preserve">    }</w:t>
      </w:r>
    </w:p>
    <w:p w14:paraId="3320F078" w14:textId="77777777" w:rsidR="004B6100" w:rsidRDefault="00BB6882">
      <w:pPr>
        <w:rPr>
          <w:lang w:val="en-GB"/>
        </w:rPr>
      </w:pPr>
      <w:r>
        <w:rPr>
          <w:lang w:val="en-GB"/>
        </w:rPr>
        <w:t xml:space="preserve">  }while(!bValidMove);</w:t>
      </w:r>
    </w:p>
    <w:p w14:paraId="11B5F7F3" w14:textId="77777777" w:rsidR="004B6100" w:rsidRDefault="00BB6882">
      <w:r>
        <w:t>}</w:t>
      </w:r>
    </w:p>
    <w:p w14:paraId="0CF5DC47" w14:textId="0CDA5830" w:rsidR="004B6100" w:rsidRDefault="00BB6882">
      <w:pPr>
        <w:pStyle w:val="Beschriftung"/>
      </w:pPr>
      <w:bookmarkStart w:id="12" w:name="_Ref47594219"/>
      <w:r>
        <w:t xml:space="preserve">Code </w:t>
      </w:r>
      <w:r>
        <w:fldChar w:fldCharType="begin"/>
      </w:r>
      <w:r>
        <w:instrText>SEQ Code \* ARABIC</w:instrText>
      </w:r>
      <w:r>
        <w:fldChar w:fldCharType="separate"/>
      </w:r>
      <w:r>
        <w:rPr>
          <w:noProof/>
        </w:rPr>
        <w:t>3</w:t>
      </w:r>
      <w:r>
        <w:fldChar w:fldCharType="end"/>
      </w:r>
      <w:bookmarkEnd w:id="12"/>
      <w:r>
        <w:t xml:space="preserve">: </w:t>
      </w:r>
      <w:r>
        <w:t>Funktion movePlayer()</w:t>
      </w:r>
    </w:p>
    <w:p w14:paraId="4F104FB5" w14:textId="77777777" w:rsidR="004B6100" w:rsidRDefault="004B6100"/>
    <w:p w14:paraId="3FCEAA45" w14:textId="63B98FE0" w:rsidR="004B6100" w:rsidRDefault="00BB6882">
      <w:r>
        <w:t>Bei der Funktion moveArduino(bool) übergibt das Boolflag der Funktion den Spielmodus, einfaches oder schweres Spiel. Beim einfachen Spiel wird ein zufälliger Zahlenwert von 0 bis 8 generiert und geprüft, ob dieses Spielfeld schon ein</w:t>
      </w:r>
      <w:r>
        <w:t xml:space="preserve">mal gespielt wurde. Sollte das der Fall sein, so wird die Do-While-Schleife solange durchlaufen, bis eine Zufallszahl generiert wurde, die auf dem Spielfeld noch nicht gewählt wurde, siehe </w:t>
      </w:r>
      <w:r>
        <w:fldChar w:fldCharType="begin"/>
      </w:r>
      <w:r>
        <w:instrText>REF _Ref47594341 \h</w:instrText>
      </w:r>
      <w:r>
        <w:fldChar w:fldCharType="separate"/>
      </w:r>
      <w:r>
        <w:t xml:space="preserve">Code </w:t>
      </w:r>
      <w:r>
        <w:rPr>
          <w:noProof/>
        </w:rPr>
        <w:t>4</w:t>
      </w:r>
      <w:r>
        <w:fldChar w:fldCharType="end"/>
      </w:r>
      <w:r>
        <w:t xml:space="preserve">. </w:t>
      </w:r>
    </w:p>
    <w:p w14:paraId="7666F8E6" w14:textId="4C5AEC15" w:rsidR="004B6100" w:rsidRDefault="00BB6882">
      <w:r>
        <w:t>Bei der Spieloption schwer passieren gleich mehrere Dinge. Zunächst gehört der erste Spielzug dem Arduino, der mittels eines Modulo entscheidet, ob direkt die Position 4, also Mitte oder ein zufälliges Feld vom Arduino gewählt w</w:t>
      </w:r>
      <w:r>
        <w:t xml:space="preserve">ird, siehe </w:t>
      </w:r>
      <w:r>
        <w:fldChar w:fldCharType="begin"/>
      </w:r>
      <w:r>
        <w:instrText>REF _Ref47594341 \h</w:instrText>
      </w:r>
      <w:r>
        <w:fldChar w:fldCharType="separate"/>
      </w:r>
      <w:r>
        <w:t xml:space="preserve">Code </w:t>
      </w:r>
      <w:r>
        <w:rPr>
          <w:noProof/>
        </w:rPr>
        <w:t>4</w:t>
      </w:r>
      <w:r>
        <w:fldChar w:fldCharType="end"/>
      </w:r>
      <w:r>
        <w:t xml:space="preserve"> im Quellcode. Bei allen weiteren Zügen wird immer geprüft, ob der Spieler am Gewinnen gehindert werden muss oder aber der Arduino selbst gewinnen kann.</w:t>
      </w:r>
    </w:p>
    <w:p w14:paraId="6767759B" w14:textId="77777777" w:rsidR="004B6100" w:rsidRDefault="004B6100"/>
    <w:p w14:paraId="0717A470" w14:textId="77777777" w:rsidR="004B6100" w:rsidRDefault="00BB6882">
      <w:pPr>
        <w:rPr>
          <w:lang w:val="en-GB"/>
        </w:rPr>
      </w:pPr>
      <w:r>
        <w:rPr>
          <w:lang w:val="en-GB"/>
        </w:rPr>
        <w:t>//Function to let Arduino make a move</w:t>
      </w:r>
    </w:p>
    <w:p w14:paraId="310C0A18" w14:textId="77777777" w:rsidR="004B6100" w:rsidRDefault="00BB6882">
      <w:pPr>
        <w:rPr>
          <w:lang w:val="en-GB"/>
        </w:rPr>
      </w:pPr>
      <w:r>
        <w:rPr>
          <w:lang w:val="en-GB"/>
        </w:rPr>
        <w:t>void moveArduino(bool bHardMode)</w:t>
      </w:r>
    </w:p>
    <w:p w14:paraId="35EC1768" w14:textId="77777777" w:rsidR="004B6100" w:rsidRDefault="00BB6882">
      <w:pPr>
        <w:rPr>
          <w:lang w:val="en-GB"/>
        </w:rPr>
      </w:pPr>
      <w:r>
        <w:rPr>
          <w:lang w:val="en-GB"/>
        </w:rPr>
        <w:t>{</w:t>
      </w:r>
    </w:p>
    <w:p w14:paraId="3D4ABEB5" w14:textId="77777777" w:rsidR="004B6100" w:rsidRDefault="00BB6882">
      <w:pPr>
        <w:rPr>
          <w:lang w:val="en-GB"/>
        </w:rPr>
      </w:pPr>
      <w:r>
        <w:rPr>
          <w:lang w:val="en-GB"/>
        </w:rPr>
        <w:t xml:space="preserve">  bool bValidMove = false;</w:t>
      </w:r>
    </w:p>
    <w:p w14:paraId="7782FBFE" w14:textId="77777777" w:rsidR="004B6100" w:rsidRDefault="00BB6882">
      <w:pPr>
        <w:rPr>
          <w:lang w:val="en-GB"/>
        </w:rPr>
      </w:pPr>
      <w:r>
        <w:rPr>
          <w:lang w:val="en-GB"/>
        </w:rPr>
        <w:t xml:space="preserve">  int iRandomMove;</w:t>
      </w:r>
    </w:p>
    <w:p w14:paraId="770A4218" w14:textId="77777777" w:rsidR="004B6100" w:rsidRDefault="00BB6882">
      <w:pPr>
        <w:rPr>
          <w:lang w:val="en-GB"/>
        </w:rPr>
      </w:pPr>
      <w:r>
        <w:rPr>
          <w:lang w:val="en-GB"/>
        </w:rPr>
        <w:t xml:space="preserve">  Serial.println("Arduino move");</w:t>
      </w:r>
    </w:p>
    <w:p w14:paraId="5F96989D" w14:textId="77777777" w:rsidR="004B6100" w:rsidRDefault="00BB6882">
      <w:pPr>
        <w:rPr>
          <w:lang w:val="en-GB"/>
        </w:rPr>
      </w:pPr>
      <w:r>
        <w:rPr>
          <w:lang w:val="en-GB"/>
        </w:rPr>
        <w:t xml:space="preserve">  //Hard mode</w:t>
      </w:r>
    </w:p>
    <w:p w14:paraId="2F69AFA7" w14:textId="77777777" w:rsidR="004B6100" w:rsidRDefault="00BB6882">
      <w:pPr>
        <w:rPr>
          <w:lang w:val="en-GB"/>
        </w:rPr>
      </w:pPr>
      <w:r>
        <w:rPr>
          <w:lang w:val="en-GB"/>
        </w:rPr>
        <w:t xml:space="preserve">  if(bHardMode)</w:t>
      </w:r>
    </w:p>
    <w:p w14:paraId="048473BC" w14:textId="77777777" w:rsidR="004B6100" w:rsidRDefault="00BB6882">
      <w:pPr>
        <w:rPr>
          <w:lang w:val="en-GB"/>
        </w:rPr>
      </w:pPr>
      <w:r>
        <w:rPr>
          <w:lang w:val="en-GB"/>
        </w:rPr>
        <w:t xml:space="preserve">  {</w:t>
      </w:r>
    </w:p>
    <w:p w14:paraId="6858B382" w14:textId="77777777" w:rsidR="004B6100" w:rsidRDefault="00BB6882">
      <w:pPr>
        <w:rPr>
          <w:lang w:val="en-GB"/>
        </w:rPr>
      </w:pPr>
      <w:r>
        <w:rPr>
          <w:lang w:val="en-GB"/>
        </w:rPr>
        <w:t xml:space="preserve">    //First move Arduino draw direct to middle or sometimes other po</w:t>
      </w:r>
      <w:r>
        <w:rPr>
          <w:lang w:val="en-GB"/>
        </w:rPr>
        <w:t>s</w:t>
      </w:r>
    </w:p>
    <w:p w14:paraId="2DEB759E" w14:textId="77777777" w:rsidR="004B6100" w:rsidRDefault="00BB6882">
      <w:pPr>
        <w:rPr>
          <w:lang w:val="en-GB"/>
        </w:rPr>
      </w:pPr>
      <w:r>
        <w:rPr>
          <w:lang w:val="en-GB"/>
        </w:rPr>
        <w:t xml:space="preserve">    if(iMoves == 1)</w:t>
      </w:r>
    </w:p>
    <w:p w14:paraId="3D0BFDBF" w14:textId="77777777" w:rsidR="004B6100" w:rsidRDefault="00BB6882">
      <w:pPr>
        <w:rPr>
          <w:lang w:val="en-GB"/>
        </w:rPr>
      </w:pPr>
      <w:r>
        <w:rPr>
          <w:lang w:val="en-GB"/>
        </w:rPr>
        <w:t xml:space="preserve">    {</w:t>
      </w:r>
    </w:p>
    <w:p w14:paraId="10126FF1" w14:textId="77777777" w:rsidR="004B6100" w:rsidRDefault="00BB6882">
      <w:pPr>
        <w:rPr>
          <w:lang w:val="en-GB"/>
        </w:rPr>
      </w:pPr>
      <w:r>
        <w:rPr>
          <w:lang w:val="en-GB"/>
        </w:rPr>
        <w:t xml:space="preserve">      if(millis() % 8 == 0) //Thats why other position is possible</w:t>
      </w:r>
    </w:p>
    <w:p w14:paraId="2E5D2514" w14:textId="77777777" w:rsidR="004B6100" w:rsidRDefault="00BB6882">
      <w:pPr>
        <w:rPr>
          <w:lang w:val="en-GB"/>
        </w:rPr>
      </w:pPr>
      <w:r>
        <w:rPr>
          <w:lang w:val="en-GB"/>
        </w:rPr>
        <w:t xml:space="preserve">      {</w:t>
      </w:r>
    </w:p>
    <w:p w14:paraId="46643067" w14:textId="77777777" w:rsidR="004B6100" w:rsidRDefault="00BB6882">
      <w:pPr>
        <w:rPr>
          <w:lang w:val="en-GB"/>
        </w:rPr>
      </w:pPr>
      <w:r>
        <w:rPr>
          <w:lang w:val="en-GB"/>
        </w:rPr>
        <w:t xml:space="preserve">        iRandomMove = random(9);</w:t>
      </w:r>
    </w:p>
    <w:p w14:paraId="0CA1CBD8" w14:textId="77777777" w:rsidR="004B6100" w:rsidRDefault="00BB6882">
      <w:pPr>
        <w:rPr>
          <w:lang w:val="en-GB"/>
        </w:rPr>
      </w:pPr>
      <w:r>
        <w:rPr>
          <w:lang w:val="en-GB"/>
        </w:rPr>
        <w:t xml:space="preserve">        iSetMark[iRandomMove] = 1;</w:t>
      </w:r>
    </w:p>
    <w:p w14:paraId="3615CA94" w14:textId="77777777" w:rsidR="004B6100" w:rsidRDefault="00BB6882">
      <w:pPr>
        <w:rPr>
          <w:lang w:val="en-GB"/>
        </w:rPr>
      </w:pPr>
      <w:r>
        <w:rPr>
          <w:lang w:val="en-GB"/>
        </w:rPr>
        <w:t xml:space="preserve">        Serial.println("Arduino Move: " + String(iRandomMove));</w:t>
      </w:r>
    </w:p>
    <w:p w14:paraId="7D095093" w14:textId="77777777" w:rsidR="004B6100" w:rsidRDefault="00BB6882">
      <w:pPr>
        <w:rPr>
          <w:lang w:val="en-GB"/>
        </w:rPr>
      </w:pPr>
      <w:r>
        <w:rPr>
          <w:lang w:val="en-GB"/>
        </w:rPr>
        <w:t xml:space="preserve">        </w:t>
      </w:r>
      <w:r>
        <w:rPr>
          <w:lang w:val="en-GB"/>
        </w:rPr>
        <w:t>drawArduinoMove(iRandomMove);</w:t>
      </w:r>
    </w:p>
    <w:p w14:paraId="69651C2C" w14:textId="77777777" w:rsidR="004B6100" w:rsidRDefault="00BB6882">
      <w:pPr>
        <w:rPr>
          <w:lang w:val="en-GB"/>
        </w:rPr>
      </w:pPr>
      <w:r>
        <w:rPr>
          <w:lang w:val="en-GB"/>
        </w:rPr>
        <w:t xml:space="preserve">      }</w:t>
      </w:r>
    </w:p>
    <w:p w14:paraId="66F6BF17" w14:textId="77777777" w:rsidR="004B6100" w:rsidRDefault="00BB6882">
      <w:pPr>
        <w:rPr>
          <w:lang w:val="en-GB"/>
        </w:rPr>
      </w:pPr>
      <w:r>
        <w:rPr>
          <w:lang w:val="en-GB"/>
        </w:rPr>
        <w:t xml:space="preserve">      else</w:t>
      </w:r>
    </w:p>
    <w:p w14:paraId="230DBFE8" w14:textId="77777777" w:rsidR="004B6100" w:rsidRDefault="00BB6882">
      <w:pPr>
        <w:rPr>
          <w:lang w:val="en-GB"/>
        </w:rPr>
      </w:pPr>
      <w:r>
        <w:rPr>
          <w:lang w:val="en-GB"/>
        </w:rPr>
        <w:t xml:space="preserve">      {</w:t>
      </w:r>
    </w:p>
    <w:p w14:paraId="6187E5FF" w14:textId="77777777" w:rsidR="004B6100" w:rsidRDefault="00BB6882">
      <w:pPr>
        <w:rPr>
          <w:lang w:val="en-GB"/>
        </w:rPr>
      </w:pPr>
      <w:r>
        <w:rPr>
          <w:lang w:val="en-GB"/>
        </w:rPr>
        <w:t xml:space="preserve">        iSetMark[4] = 1;</w:t>
      </w:r>
    </w:p>
    <w:p w14:paraId="358F42C0" w14:textId="77777777" w:rsidR="004B6100" w:rsidRDefault="00BB6882">
      <w:pPr>
        <w:rPr>
          <w:lang w:val="en-GB"/>
        </w:rPr>
      </w:pPr>
      <w:r>
        <w:rPr>
          <w:lang w:val="en-GB"/>
        </w:rPr>
        <w:t xml:space="preserve">        Serial.println("Arduino Move: " + String(4));</w:t>
      </w:r>
    </w:p>
    <w:p w14:paraId="540094CB" w14:textId="77777777" w:rsidR="004B6100" w:rsidRDefault="00BB6882">
      <w:pPr>
        <w:rPr>
          <w:lang w:val="en-GB"/>
        </w:rPr>
      </w:pPr>
      <w:r>
        <w:rPr>
          <w:lang w:val="en-GB"/>
        </w:rPr>
        <w:t xml:space="preserve">        drawArduinoMove(4);</w:t>
      </w:r>
    </w:p>
    <w:p w14:paraId="35590FCE" w14:textId="77777777" w:rsidR="004B6100" w:rsidRDefault="00BB6882">
      <w:pPr>
        <w:rPr>
          <w:lang w:val="en-GB"/>
        </w:rPr>
      </w:pPr>
      <w:r>
        <w:rPr>
          <w:lang w:val="en-GB"/>
        </w:rPr>
        <w:t xml:space="preserve">      }</w:t>
      </w:r>
    </w:p>
    <w:p w14:paraId="34C0266E" w14:textId="77777777" w:rsidR="004B6100" w:rsidRDefault="00BB6882">
      <w:pPr>
        <w:rPr>
          <w:lang w:val="en-GB"/>
        </w:rPr>
      </w:pPr>
      <w:r>
        <w:rPr>
          <w:lang w:val="en-GB"/>
        </w:rPr>
        <w:t xml:space="preserve">    }</w:t>
      </w:r>
    </w:p>
    <w:p w14:paraId="4A8F2692" w14:textId="77777777" w:rsidR="004B6100" w:rsidRDefault="00BB6882">
      <w:pPr>
        <w:rPr>
          <w:lang w:val="en-GB"/>
        </w:rPr>
      </w:pPr>
      <w:r>
        <w:rPr>
          <w:lang w:val="en-GB"/>
        </w:rPr>
        <w:t xml:space="preserve">    else</w:t>
      </w:r>
    </w:p>
    <w:p w14:paraId="70C79C5B" w14:textId="77777777" w:rsidR="004B6100" w:rsidRDefault="00BB6882">
      <w:pPr>
        <w:rPr>
          <w:lang w:val="en-GB"/>
        </w:rPr>
      </w:pPr>
      <w:r>
        <w:rPr>
          <w:lang w:val="en-GB"/>
        </w:rPr>
        <w:t xml:space="preserve">    {</w:t>
      </w:r>
    </w:p>
    <w:p w14:paraId="34C64FC9" w14:textId="77777777" w:rsidR="004B6100" w:rsidRDefault="00BB6882">
      <w:pPr>
        <w:rPr>
          <w:lang w:val="en-GB"/>
        </w:rPr>
      </w:pPr>
      <w:r>
        <w:rPr>
          <w:lang w:val="en-GB"/>
        </w:rPr>
        <w:t xml:space="preserve">      int iNextMove = checkPlayerMove();</w:t>
      </w:r>
    </w:p>
    <w:p w14:paraId="36EFAE42" w14:textId="77777777" w:rsidR="004B6100" w:rsidRDefault="00BB6882">
      <w:pPr>
        <w:rPr>
          <w:lang w:val="en-GB"/>
        </w:rPr>
      </w:pPr>
      <w:r>
        <w:rPr>
          <w:lang w:val="en-GB"/>
        </w:rPr>
        <w:t xml:space="preserve">      int iWinMove = c</w:t>
      </w:r>
      <w:r>
        <w:rPr>
          <w:lang w:val="en-GB"/>
        </w:rPr>
        <w:t>heckPossibleWin();</w:t>
      </w:r>
    </w:p>
    <w:p w14:paraId="23FCE475" w14:textId="77777777" w:rsidR="004B6100" w:rsidRDefault="00BB6882">
      <w:pPr>
        <w:rPr>
          <w:lang w:val="en-GB"/>
        </w:rPr>
      </w:pPr>
      <w:r>
        <w:rPr>
          <w:lang w:val="en-GB"/>
        </w:rPr>
        <w:lastRenderedPageBreak/>
        <w:t xml:space="preserve">      Serial.println("Check player: " + String(iWinMove));</w:t>
      </w:r>
    </w:p>
    <w:p w14:paraId="37D5251C" w14:textId="77777777" w:rsidR="004B6100" w:rsidRDefault="00BB6882">
      <w:pPr>
        <w:rPr>
          <w:lang w:val="en-GB"/>
        </w:rPr>
      </w:pPr>
      <w:r>
        <w:rPr>
          <w:lang w:val="en-GB"/>
        </w:rPr>
        <w:t xml:space="preserve">      if(iWinMove &gt;= 0)</w:t>
      </w:r>
    </w:p>
    <w:p w14:paraId="06FD7D64" w14:textId="77777777" w:rsidR="004B6100" w:rsidRDefault="00BB6882">
      <w:pPr>
        <w:rPr>
          <w:lang w:val="en-GB"/>
        </w:rPr>
      </w:pPr>
      <w:r>
        <w:rPr>
          <w:lang w:val="en-GB"/>
        </w:rPr>
        <w:t xml:space="preserve">      {</w:t>
      </w:r>
    </w:p>
    <w:p w14:paraId="45C00D1D" w14:textId="77777777" w:rsidR="004B6100" w:rsidRDefault="00BB6882">
      <w:pPr>
        <w:rPr>
          <w:lang w:val="en-GB"/>
        </w:rPr>
      </w:pPr>
      <w:r>
        <w:rPr>
          <w:lang w:val="en-GB"/>
        </w:rPr>
        <w:t xml:space="preserve">        delay(1000);</w:t>
      </w:r>
    </w:p>
    <w:p w14:paraId="73C3FCAE" w14:textId="77777777" w:rsidR="004B6100" w:rsidRDefault="00BB6882">
      <w:pPr>
        <w:rPr>
          <w:lang w:val="en-GB"/>
        </w:rPr>
      </w:pPr>
      <w:r>
        <w:rPr>
          <w:lang w:val="en-GB"/>
        </w:rPr>
        <w:t xml:space="preserve">        iSetMark[iWinMove] = 1;</w:t>
      </w:r>
    </w:p>
    <w:p w14:paraId="40C195AC" w14:textId="77777777" w:rsidR="004B6100" w:rsidRDefault="00BB6882">
      <w:pPr>
        <w:rPr>
          <w:lang w:val="en-GB"/>
        </w:rPr>
      </w:pPr>
      <w:r>
        <w:rPr>
          <w:lang w:val="en-GB"/>
        </w:rPr>
        <w:t xml:space="preserve">        Serial.println("Arduino Move: " + String(iWinMove));</w:t>
      </w:r>
    </w:p>
    <w:p w14:paraId="5D97C811" w14:textId="77777777" w:rsidR="004B6100" w:rsidRDefault="00BB6882">
      <w:pPr>
        <w:rPr>
          <w:lang w:val="en-GB"/>
        </w:rPr>
      </w:pPr>
      <w:r>
        <w:rPr>
          <w:lang w:val="en-GB"/>
        </w:rPr>
        <w:t xml:space="preserve">        drawArduinoMove(iWinMove</w:t>
      </w:r>
      <w:r>
        <w:rPr>
          <w:lang w:val="en-GB"/>
        </w:rPr>
        <w:t>);</w:t>
      </w:r>
    </w:p>
    <w:p w14:paraId="22E31330" w14:textId="77777777" w:rsidR="004B6100" w:rsidRDefault="00BB6882">
      <w:pPr>
        <w:rPr>
          <w:lang w:val="en-GB"/>
        </w:rPr>
      </w:pPr>
      <w:r>
        <w:rPr>
          <w:lang w:val="en-GB"/>
        </w:rPr>
        <w:t xml:space="preserve">      }</w:t>
      </w:r>
    </w:p>
    <w:p w14:paraId="7C63D833" w14:textId="77777777" w:rsidR="004B6100" w:rsidRDefault="00BB6882">
      <w:pPr>
        <w:rPr>
          <w:lang w:val="en-GB"/>
        </w:rPr>
      </w:pPr>
      <w:r>
        <w:rPr>
          <w:lang w:val="en-GB"/>
        </w:rPr>
        <w:t xml:space="preserve">      else</w:t>
      </w:r>
    </w:p>
    <w:p w14:paraId="1D6A0C79" w14:textId="77777777" w:rsidR="004B6100" w:rsidRDefault="00BB6882">
      <w:pPr>
        <w:rPr>
          <w:lang w:val="en-GB"/>
        </w:rPr>
      </w:pPr>
      <w:r>
        <w:rPr>
          <w:lang w:val="en-GB"/>
        </w:rPr>
        <w:t xml:space="preserve">      {</w:t>
      </w:r>
    </w:p>
    <w:p w14:paraId="086D3FD3" w14:textId="77777777" w:rsidR="004B6100" w:rsidRDefault="00BB6882">
      <w:pPr>
        <w:rPr>
          <w:lang w:val="en-GB"/>
        </w:rPr>
      </w:pPr>
      <w:r>
        <w:rPr>
          <w:lang w:val="en-GB"/>
        </w:rPr>
        <w:t xml:space="preserve">        if(iNextMove &gt;= 0)</w:t>
      </w:r>
    </w:p>
    <w:p w14:paraId="6236282A" w14:textId="77777777" w:rsidR="004B6100" w:rsidRDefault="00BB6882">
      <w:pPr>
        <w:rPr>
          <w:lang w:val="en-GB"/>
        </w:rPr>
      </w:pPr>
      <w:r>
        <w:rPr>
          <w:lang w:val="en-GB"/>
        </w:rPr>
        <w:t xml:space="preserve">        {</w:t>
      </w:r>
    </w:p>
    <w:p w14:paraId="52AFBB08" w14:textId="77777777" w:rsidR="004B6100" w:rsidRDefault="00BB6882">
      <w:pPr>
        <w:rPr>
          <w:lang w:val="en-GB"/>
        </w:rPr>
      </w:pPr>
      <w:r>
        <w:rPr>
          <w:lang w:val="en-GB"/>
        </w:rPr>
        <w:t xml:space="preserve">          iSetMark[iNextMove] = 1;</w:t>
      </w:r>
    </w:p>
    <w:p w14:paraId="3AA711B3" w14:textId="77777777" w:rsidR="004B6100" w:rsidRDefault="00BB6882">
      <w:pPr>
        <w:rPr>
          <w:lang w:val="en-GB"/>
        </w:rPr>
      </w:pPr>
      <w:r>
        <w:rPr>
          <w:lang w:val="en-GB"/>
        </w:rPr>
        <w:t xml:space="preserve">          Serial.println("Arduino Move: " + String(iNextMove));</w:t>
      </w:r>
    </w:p>
    <w:p w14:paraId="365EDA2B" w14:textId="77777777" w:rsidR="004B6100" w:rsidRDefault="00BB6882">
      <w:pPr>
        <w:rPr>
          <w:lang w:val="en-GB"/>
        </w:rPr>
      </w:pPr>
      <w:r>
        <w:rPr>
          <w:lang w:val="en-GB"/>
        </w:rPr>
        <w:t xml:space="preserve">          drawArduinoMove(iNextMove);</w:t>
      </w:r>
    </w:p>
    <w:p w14:paraId="6FE46ACD" w14:textId="77777777" w:rsidR="004B6100" w:rsidRDefault="00BB6882">
      <w:pPr>
        <w:rPr>
          <w:lang w:val="en-GB"/>
        </w:rPr>
      </w:pPr>
      <w:r>
        <w:rPr>
          <w:lang w:val="en-GB"/>
        </w:rPr>
        <w:t xml:space="preserve">        }</w:t>
      </w:r>
    </w:p>
    <w:p w14:paraId="28E229BE" w14:textId="77777777" w:rsidR="004B6100" w:rsidRDefault="00BB6882">
      <w:pPr>
        <w:rPr>
          <w:lang w:val="en-GB"/>
        </w:rPr>
      </w:pPr>
      <w:r>
        <w:rPr>
          <w:lang w:val="en-GB"/>
        </w:rPr>
        <w:t xml:space="preserve">        else</w:t>
      </w:r>
    </w:p>
    <w:p w14:paraId="07682DD3" w14:textId="77777777" w:rsidR="004B6100" w:rsidRDefault="00BB6882">
      <w:pPr>
        <w:rPr>
          <w:lang w:val="en-GB"/>
        </w:rPr>
      </w:pPr>
      <w:r>
        <w:rPr>
          <w:lang w:val="en-GB"/>
        </w:rPr>
        <w:t xml:space="preserve">        {</w:t>
      </w:r>
    </w:p>
    <w:p w14:paraId="42B2BC49" w14:textId="77777777" w:rsidR="004B6100" w:rsidRDefault="00BB6882">
      <w:pPr>
        <w:rPr>
          <w:lang w:val="en-GB"/>
        </w:rPr>
      </w:pPr>
      <w:r>
        <w:rPr>
          <w:lang w:val="en-GB"/>
        </w:rPr>
        <w:t xml:space="preserve">          do{</w:t>
      </w:r>
    </w:p>
    <w:p w14:paraId="5DEE250B" w14:textId="77777777" w:rsidR="004B6100" w:rsidRDefault="00BB6882">
      <w:pPr>
        <w:rPr>
          <w:lang w:val="en-GB"/>
        </w:rPr>
      </w:pPr>
      <w:r>
        <w:rPr>
          <w:lang w:val="en-GB"/>
        </w:rPr>
        <w:t xml:space="preserve">            iRandomMove = random(9);</w:t>
      </w:r>
    </w:p>
    <w:p w14:paraId="140FFFC0" w14:textId="77777777" w:rsidR="004B6100" w:rsidRDefault="00BB6882">
      <w:pPr>
        <w:rPr>
          <w:lang w:val="en-GB"/>
        </w:rPr>
      </w:pPr>
      <w:r>
        <w:rPr>
          <w:lang w:val="en-GB"/>
        </w:rPr>
        <w:t xml:space="preserve">            if(iSetMark[iRandomMove] == 0)</w:t>
      </w:r>
    </w:p>
    <w:p w14:paraId="44D319AE" w14:textId="77777777" w:rsidR="004B6100" w:rsidRDefault="00BB6882">
      <w:pPr>
        <w:rPr>
          <w:lang w:val="en-GB"/>
        </w:rPr>
      </w:pPr>
      <w:r>
        <w:rPr>
          <w:lang w:val="en-GB"/>
        </w:rPr>
        <w:t xml:space="preserve">            {</w:t>
      </w:r>
    </w:p>
    <w:p w14:paraId="718CF323" w14:textId="77777777" w:rsidR="004B6100" w:rsidRDefault="00BB6882">
      <w:pPr>
        <w:rPr>
          <w:lang w:val="en-GB"/>
        </w:rPr>
      </w:pPr>
      <w:r>
        <w:rPr>
          <w:lang w:val="en-GB"/>
        </w:rPr>
        <w:t xml:space="preserve">              delay(1000);</w:t>
      </w:r>
    </w:p>
    <w:p w14:paraId="47587821" w14:textId="77777777" w:rsidR="004B6100" w:rsidRDefault="00BB6882">
      <w:pPr>
        <w:rPr>
          <w:lang w:val="en-GB"/>
        </w:rPr>
      </w:pPr>
      <w:r>
        <w:rPr>
          <w:lang w:val="en-GB"/>
        </w:rPr>
        <w:t xml:space="preserve">              iSetMark[iRandomMove] = 1;</w:t>
      </w:r>
    </w:p>
    <w:p w14:paraId="280571EA" w14:textId="77777777" w:rsidR="004B6100" w:rsidRDefault="00BB6882">
      <w:pPr>
        <w:rPr>
          <w:lang w:val="en-GB"/>
        </w:rPr>
      </w:pPr>
      <w:r>
        <w:rPr>
          <w:lang w:val="en-GB"/>
        </w:rPr>
        <w:t xml:space="preserve">              Serial.println("Arduino Move: " + String(iRandomMove));</w:t>
      </w:r>
    </w:p>
    <w:p w14:paraId="73EFF55F" w14:textId="77777777" w:rsidR="004B6100" w:rsidRDefault="00BB6882">
      <w:pPr>
        <w:rPr>
          <w:lang w:val="en-GB"/>
        </w:rPr>
      </w:pPr>
      <w:r>
        <w:rPr>
          <w:lang w:val="en-GB"/>
        </w:rPr>
        <w:t xml:space="preserve">          </w:t>
      </w:r>
      <w:r>
        <w:rPr>
          <w:lang w:val="en-GB"/>
        </w:rPr>
        <w:t xml:space="preserve">    drawArduinoMove(iRandomMove);</w:t>
      </w:r>
    </w:p>
    <w:p w14:paraId="57A535C5" w14:textId="77777777" w:rsidR="004B6100" w:rsidRDefault="00BB6882">
      <w:pPr>
        <w:rPr>
          <w:lang w:val="en-GB"/>
        </w:rPr>
      </w:pPr>
      <w:r>
        <w:rPr>
          <w:lang w:val="en-GB"/>
        </w:rPr>
        <w:t xml:space="preserve">              bValidMove = true;</w:t>
      </w:r>
    </w:p>
    <w:p w14:paraId="780CB4EF" w14:textId="77777777" w:rsidR="004B6100" w:rsidRDefault="00BB6882">
      <w:pPr>
        <w:rPr>
          <w:lang w:val="en-GB"/>
        </w:rPr>
      </w:pPr>
      <w:r>
        <w:rPr>
          <w:lang w:val="en-GB"/>
        </w:rPr>
        <w:t xml:space="preserve">            }</w:t>
      </w:r>
    </w:p>
    <w:p w14:paraId="1A862405" w14:textId="77777777" w:rsidR="004B6100" w:rsidRDefault="00BB6882">
      <w:pPr>
        <w:rPr>
          <w:lang w:val="en-GB"/>
        </w:rPr>
      </w:pPr>
      <w:r>
        <w:rPr>
          <w:lang w:val="en-GB"/>
        </w:rPr>
        <w:t xml:space="preserve">          }while(!bValidMove);</w:t>
      </w:r>
    </w:p>
    <w:p w14:paraId="27209C93" w14:textId="77777777" w:rsidR="004B6100" w:rsidRDefault="00BB6882">
      <w:pPr>
        <w:rPr>
          <w:lang w:val="en-GB"/>
        </w:rPr>
      </w:pPr>
      <w:r>
        <w:rPr>
          <w:lang w:val="en-GB"/>
        </w:rPr>
        <w:t xml:space="preserve">        }</w:t>
      </w:r>
    </w:p>
    <w:p w14:paraId="29237531" w14:textId="77777777" w:rsidR="004B6100" w:rsidRDefault="00BB6882">
      <w:pPr>
        <w:rPr>
          <w:lang w:val="en-GB"/>
        </w:rPr>
      </w:pPr>
      <w:r>
        <w:rPr>
          <w:lang w:val="en-GB"/>
        </w:rPr>
        <w:t xml:space="preserve">      }</w:t>
      </w:r>
    </w:p>
    <w:p w14:paraId="50539EB5" w14:textId="77777777" w:rsidR="004B6100" w:rsidRDefault="00BB6882">
      <w:pPr>
        <w:rPr>
          <w:lang w:val="en-GB"/>
        </w:rPr>
      </w:pPr>
      <w:r>
        <w:rPr>
          <w:lang w:val="en-GB"/>
        </w:rPr>
        <w:t xml:space="preserve">    } //else</w:t>
      </w:r>
    </w:p>
    <w:p w14:paraId="32FC71A7" w14:textId="77777777" w:rsidR="004B6100" w:rsidRDefault="00BB6882">
      <w:pPr>
        <w:rPr>
          <w:lang w:val="en-GB"/>
        </w:rPr>
      </w:pPr>
      <w:r>
        <w:rPr>
          <w:lang w:val="en-GB"/>
        </w:rPr>
        <w:t xml:space="preserve">  } //if(bHardMode)</w:t>
      </w:r>
    </w:p>
    <w:p w14:paraId="19A0DCBA" w14:textId="77777777" w:rsidR="004B6100" w:rsidRDefault="00BB6882">
      <w:pPr>
        <w:rPr>
          <w:lang w:val="en-GB"/>
        </w:rPr>
      </w:pPr>
      <w:r>
        <w:rPr>
          <w:lang w:val="en-GB"/>
        </w:rPr>
        <w:t xml:space="preserve">  else  //Easy Mode </w:t>
      </w:r>
    </w:p>
    <w:p w14:paraId="4B4082DE" w14:textId="77777777" w:rsidR="004B6100" w:rsidRDefault="00BB6882">
      <w:pPr>
        <w:rPr>
          <w:lang w:val="en-GB"/>
        </w:rPr>
      </w:pPr>
      <w:r>
        <w:rPr>
          <w:lang w:val="en-GB"/>
        </w:rPr>
        <w:t xml:space="preserve">  {</w:t>
      </w:r>
    </w:p>
    <w:p w14:paraId="04E95A71" w14:textId="77777777" w:rsidR="004B6100" w:rsidRDefault="00BB6882">
      <w:pPr>
        <w:rPr>
          <w:lang w:val="en-GB"/>
        </w:rPr>
      </w:pPr>
      <w:r>
        <w:rPr>
          <w:lang w:val="en-GB"/>
        </w:rPr>
        <w:t xml:space="preserve">    do{</w:t>
      </w:r>
    </w:p>
    <w:p w14:paraId="073F41B9" w14:textId="77777777" w:rsidR="004B6100" w:rsidRDefault="00BB6882">
      <w:pPr>
        <w:rPr>
          <w:lang w:val="en-GB"/>
        </w:rPr>
      </w:pPr>
      <w:r>
        <w:rPr>
          <w:lang w:val="en-GB"/>
        </w:rPr>
        <w:t xml:space="preserve">      iRandomMove = random(9);</w:t>
      </w:r>
    </w:p>
    <w:p w14:paraId="20C9112E" w14:textId="77777777" w:rsidR="004B6100" w:rsidRDefault="00BB6882">
      <w:pPr>
        <w:rPr>
          <w:lang w:val="en-GB"/>
        </w:rPr>
      </w:pPr>
      <w:r>
        <w:rPr>
          <w:lang w:val="en-GB"/>
        </w:rPr>
        <w:t xml:space="preserve">      </w:t>
      </w:r>
      <w:r>
        <w:rPr>
          <w:lang w:val="en-GB"/>
        </w:rPr>
        <w:t>if(iSetMark[iRandomMove] == 0)</w:t>
      </w:r>
    </w:p>
    <w:p w14:paraId="5CA4C350" w14:textId="77777777" w:rsidR="004B6100" w:rsidRDefault="00BB6882">
      <w:pPr>
        <w:rPr>
          <w:lang w:val="en-GB"/>
        </w:rPr>
      </w:pPr>
      <w:r>
        <w:rPr>
          <w:lang w:val="en-GB"/>
        </w:rPr>
        <w:t xml:space="preserve">      {</w:t>
      </w:r>
    </w:p>
    <w:p w14:paraId="37E5B758" w14:textId="77777777" w:rsidR="004B6100" w:rsidRDefault="00BB6882">
      <w:pPr>
        <w:rPr>
          <w:lang w:val="en-GB"/>
        </w:rPr>
      </w:pPr>
      <w:r>
        <w:rPr>
          <w:lang w:val="en-GB"/>
        </w:rPr>
        <w:t xml:space="preserve">        delay(1000);</w:t>
      </w:r>
    </w:p>
    <w:p w14:paraId="02B7784C" w14:textId="77777777" w:rsidR="004B6100" w:rsidRDefault="00BB6882">
      <w:pPr>
        <w:rPr>
          <w:lang w:val="en-GB"/>
        </w:rPr>
      </w:pPr>
      <w:r>
        <w:rPr>
          <w:lang w:val="en-GB"/>
        </w:rPr>
        <w:t xml:space="preserve">        iSetMark[iRandomMove] = 1;</w:t>
      </w:r>
    </w:p>
    <w:p w14:paraId="538EC078" w14:textId="77777777" w:rsidR="004B6100" w:rsidRDefault="00BB6882">
      <w:pPr>
        <w:rPr>
          <w:lang w:val="en-GB"/>
        </w:rPr>
      </w:pPr>
      <w:r>
        <w:rPr>
          <w:lang w:val="en-GB"/>
        </w:rPr>
        <w:t xml:space="preserve">        Serial.println("Arduino Move: " + String(iRandomMove));</w:t>
      </w:r>
    </w:p>
    <w:p w14:paraId="267A92AA" w14:textId="77777777" w:rsidR="004B6100" w:rsidRDefault="00BB6882">
      <w:pPr>
        <w:rPr>
          <w:lang w:val="en-GB"/>
        </w:rPr>
      </w:pPr>
      <w:r>
        <w:rPr>
          <w:lang w:val="en-GB"/>
        </w:rPr>
        <w:t xml:space="preserve">        drawArduinoMove(iRandomMove);</w:t>
      </w:r>
    </w:p>
    <w:p w14:paraId="475950C9" w14:textId="77777777" w:rsidR="004B6100" w:rsidRDefault="00BB6882">
      <w:pPr>
        <w:rPr>
          <w:lang w:val="en-GB"/>
        </w:rPr>
      </w:pPr>
      <w:r>
        <w:rPr>
          <w:lang w:val="en-GB"/>
        </w:rPr>
        <w:t xml:space="preserve">        bValidMove = true;</w:t>
      </w:r>
    </w:p>
    <w:p w14:paraId="487CFE5E" w14:textId="77777777" w:rsidR="004B6100" w:rsidRDefault="00BB6882">
      <w:pPr>
        <w:rPr>
          <w:lang w:val="en-GB"/>
        </w:rPr>
      </w:pPr>
      <w:r>
        <w:rPr>
          <w:lang w:val="en-GB"/>
        </w:rPr>
        <w:t xml:space="preserve">      }</w:t>
      </w:r>
    </w:p>
    <w:p w14:paraId="7E3743B2" w14:textId="77777777" w:rsidR="004B6100" w:rsidRDefault="00BB6882">
      <w:pPr>
        <w:rPr>
          <w:lang w:val="en-GB"/>
        </w:rPr>
      </w:pPr>
      <w:r>
        <w:rPr>
          <w:lang w:val="en-GB"/>
        </w:rPr>
        <w:t xml:space="preserve">    </w:t>
      </w:r>
      <w:r>
        <w:rPr>
          <w:lang w:val="en-GB"/>
        </w:rPr>
        <w:t>}while(!bValidMove);</w:t>
      </w:r>
    </w:p>
    <w:p w14:paraId="292D04EB" w14:textId="77777777" w:rsidR="004B6100" w:rsidRDefault="00BB6882">
      <w:r>
        <w:rPr>
          <w:lang w:val="en-GB"/>
        </w:rPr>
        <w:t xml:space="preserve">  </w:t>
      </w:r>
      <w:r>
        <w:t>}</w:t>
      </w:r>
    </w:p>
    <w:p w14:paraId="3F226B96" w14:textId="77777777" w:rsidR="004B6100" w:rsidRDefault="00BB6882">
      <w:r>
        <w:t>}</w:t>
      </w:r>
    </w:p>
    <w:p w14:paraId="26862685" w14:textId="63E66CD4" w:rsidR="004B6100" w:rsidRDefault="00BB6882">
      <w:pPr>
        <w:pStyle w:val="Beschriftung"/>
      </w:pPr>
      <w:bookmarkStart w:id="13" w:name="_Ref47594341"/>
      <w:r>
        <w:t xml:space="preserve">Code </w:t>
      </w:r>
      <w:r>
        <w:fldChar w:fldCharType="begin"/>
      </w:r>
      <w:r>
        <w:instrText>SEQ Code \* ARABIC</w:instrText>
      </w:r>
      <w:r>
        <w:fldChar w:fldCharType="separate"/>
      </w:r>
      <w:r>
        <w:rPr>
          <w:noProof/>
        </w:rPr>
        <w:t>4</w:t>
      </w:r>
      <w:r>
        <w:fldChar w:fldCharType="end"/>
      </w:r>
      <w:bookmarkEnd w:id="13"/>
      <w:r>
        <w:t>: Funktion moveArduino (bool)</w:t>
      </w:r>
    </w:p>
    <w:p w14:paraId="03808BAB" w14:textId="77777777" w:rsidR="004B6100" w:rsidRDefault="004B6100"/>
    <w:p w14:paraId="757AE04E" w14:textId="77777777" w:rsidR="004B6100" w:rsidRDefault="00BB6882">
      <w:r>
        <w:t>In beiden Fällen wird eine Zeichenfunktion, drawPlayerMove(int) bzw. drawArduinoMove(int), aufgerufen. Der Integer ist dabei die Spielfeldposition, die in eine X- und Y-Ko</w:t>
      </w:r>
      <w:r>
        <w:t>ordinate auf dem Display übersetzt werden muss. Die jeweilige Funktion ruft wiederum die Zeichenfunktion drawSign() auf, welche das X- bzw. O-Zeichen an die entsprechende Stelle im Spielfeld zeichnet.</w:t>
      </w:r>
    </w:p>
    <w:p w14:paraId="05FC1197" w14:textId="77777777" w:rsidR="004B6100" w:rsidRDefault="00BB6882">
      <w:r>
        <w:lastRenderedPageBreak/>
        <w:t>Sie werden sich nun fragen, was das x_bitmap bzw. circl</w:t>
      </w:r>
      <w:r>
        <w:t>e bei den beiden vorherig genannten Funktionen ist.</w:t>
      </w:r>
    </w:p>
    <w:p w14:paraId="323B8E12" w14:textId="7D787D10" w:rsidR="004B6100" w:rsidRDefault="00BB6882">
      <w:r>
        <w:t>Hier kommt die Datei graphics.c zum Einsatz, in der für das X- bzw. O-Zeichen ein Array hinterlegt ist. Diese beiden Arrays werden in der Zeile 23 und 24 in der Variable circle und x_bitmap geladen, siehe</w:t>
      </w:r>
      <w:r>
        <w:t xml:space="preserve"> </w:t>
      </w:r>
      <w:r>
        <w:fldChar w:fldCharType="begin"/>
      </w:r>
      <w:r>
        <w:instrText>REF _Ref47461184 \h</w:instrText>
      </w:r>
      <w:r>
        <w:fldChar w:fldCharType="separate"/>
      </w:r>
      <w:r>
        <w:t xml:space="preserve">Abbildung </w:t>
      </w:r>
      <w:r>
        <w:rPr>
          <w:noProof/>
        </w:rPr>
        <w:t>9</w:t>
      </w:r>
      <w:r>
        <w:fldChar w:fldCharType="end"/>
      </w:r>
      <w:r>
        <w:t>.</w:t>
      </w:r>
    </w:p>
    <w:p w14:paraId="31C61591" w14:textId="77777777" w:rsidR="004B6100" w:rsidRDefault="004B6100"/>
    <w:p w14:paraId="17362B07" w14:textId="77777777" w:rsidR="004B6100" w:rsidRDefault="00BB6882">
      <w:pPr>
        <w:jc w:val="center"/>
      </w:pPr>
      <w:r>
        <w:rPr>
          <w:noProof/>
        </w:rPr>
        <w:drawing>
          <wp:inline distT="0" distB="0" distL="0" distR="0" wp14:anchorId="06880414" wp14:editId="2B112D09">
            <wp:extent cx="1857375" cy="342900"/>
            <wp:effectExtent l="0" t="0" r="0" b="0"/>
            <wp:docPr id="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8"/>
                    <pic:cNvPicPr>
                      <a:picLocks noChangeAspect="1" noChangeArrowheads="1"/>
                    </pic:cNvPicPr>
                  </pic:nvPicPr>
                  <pic:blipFill>
                    <a:blip r:embed="rId28"/>
                    <a:stretch>
                      <a:fillRect/>
                    </a:stretch>
                  </pic:blipFill>
                  <pic:spPr bwMode="auto">
                    <a:xfrm>
                      <a:off x="0" y="0"/>
                      <a:ext cx="1857375" cy="342900"/>
                    </a:xfrm>
                    <a:prstGeom prst="rect">
                      <a:avLst/>
                    </a:prstGeom>
                  </pic:spPr>
                </pic:pic>
              </a:graphicData>
            </a:graphic>
          </wp:inline>
        </w:drawing>
      </w:r>
    </w:p>
    <w:p w14:paraId="141D6CBC" w14:textId="4ABAB635" w:rsidR="004B6100" w:rsidRDefault="00BB6882">
      <w:pPr>
        <w:pStyle w:val="Beschriftung"/>
      </w:pPr>
      <w:bookmarkStart w:id="14" w:name="_Ref47461184"/>
      <w:r>
        <w:t xml:space="preserve">Abbildung </w:t>
      </w:r>
      <w:r>
        <w:fldChar w:fldCharType="begin"/>
      </w:r>
      <w:r>
        <w:instrText>SEQ Abbildung \* ARABIC</w:instrText>
      </w:r>
      <w:r>
        <w:fldChar w:fldCharType="separate"/>
      </w:r>
      <w:r>
        <w:rPr>
          <w:noProof/>
        </w:rPr>
        <w:t>9</w:t>
      </w:r>
      <w:r>
        <w:fldChar w:fldCharType="end"/>
      </w:r>
      <w:bookmarkEnd w:id="14"/>
      <w:r>
        <w:t>: Array für die Zeichen laden</w:t>
      </w:r>
    </w:p>
    <w:p w14:paraId="47E11CD2" w14:textId="77777777" w:rsidR="004B6100" w:rsidRDefault="00BB6882">
      <w:r>
        <w:t>Das Schlagwort extern, verweist dabei auf eine externe C-Datei, die sich im gleichen Pr</w:t>
      </w:r>
      <w:r>
        <w:t>ojektordner wie die *.ino-Datei befinden muss.</w:t>
      </w:r>
    </w:p>
    <w:p w14:paraId="221B8ACB" w14:textId="77777777" w:rsidR="004B6100" w:rsidRDefault="00BB6882">
      <w:r>
        <w:t>Danach wird das Zeichen in der Funktion drawSign() Bit für Bit ausgelesen und mit der angegebenen Farbe an der richtigen X- und Y-Koordinate vom Touchdisplay eingefügt.</w:t>
      </w:r>
    </w:p>
    <w:p w14:paraId="15A853CF" w14:textId="77777777" w:rsidR="004B6100" w:rsidRDefault="004B6100"/>
    <w:p w14:paraId="75A3D94E" w14:textId="77777777" w:rsidR="004B6100" w:rsidRDefault="00BB6882">
      <w:r>
        <w:t xml:space="preserve">Wollen Sie auch hier individuell sein, </w:t>
      </w:r>
      <w:r>
        <w:t>so können Sie in der Funktion drawPlayerMove(int) bzw. drawArduinoMove(int), siehe Zeile 563 bis 596 im Quellcode, entsprechend die Farbe vom Zeichen verändern.</w:t>
      </w:r>
    </w:p>
    <w:p w14:paraId="29D46C84" w14:textId="77777777" w:rsidR="004B6100" w:rsidRDefault="004B6100"/>
    <w:p w14:paraId="5553BC13" w14:textId="77777777" w:rsidR="004B6100" w:rsidRDefault="00BB6882">
      <w:r>
        <w:t>Damit ist der größte Teil vom Programm erklärt.</w:t>
      </w:r>
    </w:p>
    <w:p w14:paraId="0863009E" w14:textId="77777777" w:rsidR="004B6100" w:rsidRDefault="00BB6882">
      <w:r>
        <w:t>Punkt 3 ist eine simple Ausgabe mittels For-Sc</w:t>
      </w:r>
      <w:r>
        <w:t>hleife auf dem Seriellen Monitor. Punkt 4 der obigen Liste, wird über die Funktion checkWinner() realisiert, die jede Kombination für eine Gewinnerreihe prüft, ob Sie oder der Arduino eine Reihe hat und entsprechend die globale Variable iWinner überschreib</w:t>
      </w:r>
      <w:r>
        <w:t>t.</w:t>
      </w:r>
    </w:p>
    <w:p w14:paraId="591B6D76" w14:textId="4789225F" w:rsidR="004B6100" w:rsidRDefault="00BB6882">
      <w:r>
        <w:t xml:space="preserve">Sobald iWinner überschrieben oder 9 Züge erreicht wurden, springt das Programm aus der Do-While-Schleife von playGame(bool) und verkündet mit der Funktion drawGameEndScreen() den Gewinner oder das Unentschieden (engl. draw), siehe </w:t>
      </w:r>
      <w:r>
        <w:fldChar w:fldCharType="begin"/>
      </w:r>
      <w:r>
        <w:instrText>REF _Ref47461837 \h</w:instrText>
      </w:r>
      <w:r>
        <w:fldChar w:fldCharType="separate"/>
      </w:r>
      <w:r>
        <w:t xml:space="preserve">Abbildung </w:t>
      </w:r>
      <w:r>
        <w:rPr>
          <w:noProof/>
        </w:rPr>
        <w:t>10</w:t>
      </w:r>
      <w:r>
        <w:fldChar w:fldCharType="end"/>
      </w:r>
      <w:r>
        <w:t>. Damit Sie vorher noch sehen, warum Sie oder der Arduino gewonnen haben, wird eine Verzögerung von 3 Sekunden angesetzt. Gleiches gilt auch bei einem Unentschieden.</w:t>
      </w:r>
    </w:p>
    <w:p w14:paraId="0C432D53" w14:textId="77777777" w:rsidR="004B6100" w:rsidRDefault="00BB6882">
      <w:pPr>
        <w:jc w:val="center"/>
      </w:pPr>
      <w:r>
        <w:rPr>
          <w:noProof/>
        </w:rPr>
        <mc:AlternateContent>
          <mc:Choice Requires="wps">
            <w:drawing>
              <wp:inline distT="0" distB="0" distL="0" distR="0" wp14:anchorId="4CF98DD5" wp14:editId="1CC2FCDF">
                <wp:extent cx="2200275" cy="2931160"/>
                <wp:effectExtent l="0" t="3492" r="7302" b="7303"/>
                <wp:docPr id="13" name="12_GameEnd_Human.jpg"/>
                <wp:cNvGraphicFramePr/>
                <a:graphic xmlns:a="http://schemas.openxmlformats.org/drawingml/2006/main">
                  <a:graphicData uri="http://schemas.openxmlformats.org/drawingml/2006/picture">
                    <pic:pic xmlns:pic="http://schemas.openxmlformats.org/drawingml/2006/picture">
                      <pic:nvPicPr>
                        <pic:cNvPr id="3" name="12_GameEnd_Human.jpg"/>
                        <pic:cNvPicPr/>
                      </pic:nvPicPr>
                      <pic:blipFill>
                        <a:blip r:embed="rId29"/>
                        <a:stretch/>
                      </pic:blipFill>
                      <pic:spPr>
                        <a:xfrm rot="16200000">
                          <a:off x="0" y="0"/>
                          <a:ext cx="2199600" cy="2930400"/>
                        </a:xfrm>
                        <a:prstGeom prst="rect">
                          <a:avLst/>
                        </a:prstGeom>
                        <a:ln>
                          <a:noFill/>
                        </a:ln>
                      </pic:spPr>
                    </pic:pic>
                  </a:graphicData>
                </a:graphic>
              </wp:inline>
            </w:drawing>
          </mc:Choice>
          <mc:Fallback>
            <w:pict>
              <v:shape id="shape_0" ID="12_GameEnd_Human.jpg" stroked="f" style="position:absolute;margin-left:28.75pt;margin-top:-202pt;width:173.15pt;height:230.7pt;rotation:270;mso-position-vertical:top" wp14:anchorId="2BD852CF" type="shapetype_75">
                <v:imagedata r:id="rId30" o:detectmouseclick="t"/>
                <w10:wrap type="none"/>
                <v:stroke color="#3465a4" joinstyle="round" endcap="flat"/>
              </v:shape>
            </w:pict>
          </mc:Fallback>
        </mc:AlternateContent>
      </w:r>
    </w:p>
    <w:p w14:paraId="082E7A62" w14:textId="0D08F105" w:rsidR="004B6100" w:rsidRDefault="00BB6882">
      <w:pPr>
        <w:pStyle w:val="Beschriftung"/>
      </w:pPr>
      <w:bookmarkStart w:id="15" w:name="_Ref47461837"/>
      <w:r>
        <w:t xml:space="preserve">Abbildung </w:t>
      </w:r>
      <w:r>
        <w:fldChar w:fldCharType="begin"/>
      </w:r>
      <w:r>
        <w:instrText>SEQ</w:instrText>
      </w:r>
      <w:r>
        <w:instrText xml:space="preserve"> Abbildung \* ARABIC</w:instrText>
      </w:r>
      <w:r>
        <w:fldChar w:fldCharType="separate"/>
      </w:r>
      <w:r>
        <w:rPr>
          <w:noProof/>
        </w:rPr>
        <w:t>10</w:t>
      </w:r>
      <w:r>
        <w:fldChar w:fldCharType="end"/>
      </w:r>
      <w:bookmarkEnd w:id="15"/>
      <w:r>
        <w:t>: Endscreen mit Gewinner</w:t>
      </w:r>
    </w:p>
    <w:p w14:paraId="7A19C209" w14:textId="77777777" w:rsidR="004B6100" w:rsidRDefault="00BB6882">
      <w:r>
        <w:t>Mit dem GameEnd-Screen werden auch wieder die beiden Buttons zur Auswahl von einem leichten oder schweren Spiel eingeblendet.</w:t>
      </w:r>
    </w:p>
    <w:p w14:paraId="4935DB90" w14:textId="77777777" w:rsidR="004B6100" w:rsidRDefault="004B6100"/>
    <w:p w14:paraId="32350CBD" w14:textId="77777777" w:rsidR="004B6100" w:rsidRDefault="00BB6882">
      <w:pPr>
        <w:pStyle w:val="KeinLeerraum"/>
      </w:pPr>
      <w:r>
        <w:t>Gerne können Sie auch nach Lust und Laune den Quellcode modifizieren. Denkbar wäre, dass der Schwierigkeitsgrad schwer ein bisschen einfacher wird, indem ab und zu der Arduino eher einen zufälligen Zug macht, anstatt immer zu versuchen Sie zu blocken. Hier</w:t>
      </w:r>
      <w:r>
        <w:t xml:space="preserve">zu müssten Sie ggf. wieder mit einem Modulo arbeiten. </w:t>
      </w:r>
    </w:p>
    <w:p w14:paraId="383677F1" w14:textId="77777777" w:rsidR="004B6100" w:rsidRDefault="00BB6882">
      <w:pPr>
        <w:pStyle w:val="KeinLeerraum"/>
      </w:pPr>
      <w:r>
        <w:t xml:space="preserve">Sie können aber auch einfach an den aufgezeigten Stellen die Farbe der Elemente verändern, um so einen individuellen Touch zu erhalten. </w:t>
      </w:r>
    </w:p>
    <w:p w14:paraId="1CA424C1" w14:textId="77777777" w:rsidR="004B6100" w:rsidRDefault="00BB6882">
      <w:pPr>
        <w:pStyle w:val="KeinLeerraum"/>
      </w:pPr>
      <w:r>
        <w:t>Ich wünsche Ihnen viel Spaß beim Nachbau.</w:t>
      </w:r>
    </w:p>
    <w:p w14:paraId="6022CF89" w14:textId="77777777" w:rsidR="004B6100" w:rsidRDefault="004B6100">
      <w:pPr>
        <w:pStyle w:val="KeinLeerraum"/>
      </w:pPr>
    </w:p>
    <w:p w14:paraId="3280A94A" w14:textId="77777777" w:rsidR="004B6100" w:rsidRDefault="00BB6882">
      <w:pPr>
        <w:pStyle w:val="KeinLeerraum"/>
      </w:pPr>
      <w:r>
        <w:lastRenderedPageBreak/>
        <w:t xml:space="preserve">Dieses und </w:t>
      </w:r>
      <w:r>
        <w:t>weitere Projekte finden sich auf GitHub unter https://github.com/M3taKn1ght/Blog-Repo</w:t>
      </w:r>
    </w:p>
    <w:p w14:paraId="0CEB52A7" w14:textId="77777777" w:rsidR="004B6100" w:rsidRDefault="004B6100"/>
    <w:sectPr w:rsidR="004B6100">
      <w:pgSz w:w="11906" w:h="16838"/>
      <w:pgMar w:top="1417" w:right="1417" w:bottom="1134"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DA248E"/>
    <w:multiLevelType w:val="multilevel"/>
    <w:tmpl w:val="1EBEC414"/>
    <w:lvl w:ilvl="0">
      <w:start w:val="1"/>
      <w:numFmt w:val="decimal"/>
      <w:lvlText w:val="%1."/>
      <w:lvlJc w:val="left"/>
      <w:pPr>
        <w:tabs>
          <w:tab w:val="num" w:pos="720"/>
        </w:tabs>
        <w:ind w:left="720" w:hanging="360"/>
      </w:p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 w15:restartNumberingAfterBreak="0">
    <w:nsid w:val="5D8D394C"/>
    <w:multiLevelType w:val="multilevel"/>
    <w:tmpl w:val="B3D45C5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66B5028C"/>
    <w:multiLevelType w:val="multilevel"/>
    <w:tmpl w:val="BFF491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ern">
    <w15:presenceInfo w15:providerId="None" w15:userId="Jo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100"/>
    <w:rsid w:val="004B6100"/>
    <w:rsid w:val="00BB6882"/>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0CCF"/>
  <w15:docId w15:val="{6CCC3C59-E3DA-4FCB-A120-BD9A9B91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rFonts w:asciiTheme="majorHAnsi" w:eastAsiaTheme="majorEastAsia" w:hAnsiTheme="majorHAnsi" w:cstheme="majorBidi"/>
      <w:color w:val="788389" w:themeColor="accent1" w:themeShade="BF"/>
      <w:sz w:val="32"/>
      <w:szCs w:val="32"/>
    </w:rPr>
  </w:style>
  <w:style w:type="paragraph" w:styleId="berschrift2">
    <w:name w:val="heading 2"/>
    <w:basedOn w:val="Standard"/>
    <w:next w:val="Standard"/>
    <w:uiPriority w:val="9"/>
    <w:unhideWhenUsed/>
    <w:qFormat/>
    <w:pPr>
      <w:keepNext/>
      <w:keepLines/>
      <w:spacing w:before="40"/>
      <w:outlineLvl w:val="1"/>
    </w:pPr>
    <w:rPr>
      <w:rFonts w:asciiTheme="majorHAnsi" w:eastAsiaTheme="majorEastAsia" w:hAnsiTheme="majorHAnsi" w:cstheme="majorBidi"/>
      <w:color w:val="788389"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customStyle="1" w:styleId="TitelZchn">
    <w:name w:val="Titel Zchn"/>
    <w:basedOn w:val="Absatz-Standardschriftart"/>
    <w:link w:val="Titel"/>
    <w:uiPriority w:val="10"/>
    <w:qFormat/>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Pr>
      <w:rFonts w:asciiTheme="majorHAnsi" w:eastAsiaTheme="majorEastAsia" w:hAnsiTheme="majorHAnsi" w:cstheme="majorBidi"/>
      <w:color w:val="788389" w:themeColor="accent1" w:themeShade="BF"/>
      <w:sz w:val="32"/>
      <w:szCs w:val="32"/>
    </w:rPr>
  </w:style>
  <w:style w:type="character" w:customStyle="1" w:styleId="Internetverknpfung">
    <w:name w:val="Internetverknüpfung"/>
    <w:basedOn w:val="Absatz-Standardschriftart"/>
    <w:uiPriority w:val="99"/>
    <w:unhideWhenUsed/>
    <w:rsid w:val="009D426F"/>
    <w:rPr>
      <w:color w:val="0000FF" w:themeColor="hyperlink"/>
      <w:u w:val="single"/>
    </w:rPr>
  </w:style>
  <w:style w:type="character" w:styleId="NichtaufgelsteErwhnung">
    <w:name w:val="Unresolved Mention"/>
    <w:basedOn w:val="Absatz-Standardschriftart"/>
    <w:uiPriority w:val="99"/>
    <w:semiHidden/>
    <w:unhideWhenUsed/>
    <w:qFormat/>
    <w:rPr>
      <w:color w:val="605E5C"/>
      <w:shd w:val="clear" w:color="auto" w:fill="E1DFDD"/>
    </w:rPr>
  </w:style>
  <w:style w:type="character" w:customStyle="1" w:styleId="berschrift2Zchn">
    <w:name w:val="Überschrift 2 Zchn"/>
    <w:basedOn w:val="Absatz-Standardschriftart"/>
    <w:uiPriority w:val="9"/>
    <w:qFormat/>
    <w:rPr>
      <w:rFonts w:asciiTheme="majorHAnsi" w:eastAsiaTheme="majorEastAsia" w:hAnsiTheme="majorHAnsi" w:cstheme="majorBidi"/>
      <w:color w:val="788389" w:themeColor="accent1" w:themeShade="BF"/>
      <w:sz w:val="26"/>
      <w:szCs w:val="26"/>
    </w:rPr>
  </w:style>
  <w:style w:type="character" w:styleId="Kommentarzeichen">
    <w:name w:val="annotation reference"/>
    <w:basedOn w:val="Absatz-Standardschriftart"/>
    <w:uiPriority w:val="99"/>
    <w:semiHidden/>
    <w:unhideWhenUsed/>
    <w:qFormat/>
    <w:rsid w:val="0026030B"/>
    <w:rPr>
      <w:sz w:val="16"/>
      <w:szCs w:val="16"/>
    </w:rPr>
  </w:style>
  <w:style w:type="character" w:customStyle="1" w:styleId="KommentartextZchn">
    <w:name w:val="Kommentartext Zchn"/>
    <w:basedOn w:val="Absatz-Standardschriftart"/>
    <w:link w:val="Kommentartext"/>
    <w:uiPriority w:val="99"/>
    <w:semiHidden/>
    <w:qFormat/>
    <w:rsid w:val="0026030B"/>
    <w:rPr>
      <w:sz w:val="20"/>
      <w:szCs w:val="20"/>
    </w:rPr>
  </w:style>
  <w:style w:type="character" w:customStyle="1" w:styleId="KommentarthemaZchn">
    <w:name w:val="Kommentarthema Zchn"/>
    <w:basedOn w:val="KommentartextZchn"/>
    <w:link w:val="Kommentarthema"/>
    <w:uiPriority w:val="99"/>
    <w:semiHidden/>
    <w:qFormat/>
    <w:rsid w:val="0026030B"/>
    <w:rPr>
      <w:b/>
      <w:bCs/>
      <w:sz w:val="20"/>
      <w:szCs w:val="20"/>
    </w:rPr>
  </w:style>
  <w:style w:type="character" w:customStyle="1" w:styleId="SprechblasentextZchn">
    <w:name w:val="Sprechblasentext Zchn"/>
    <w:basedOn w:val="Absatz-Standardschriftart"/>
    <w:link w:val="Sprechblasentext"/>
    <w:uiPriority w:val="99"/>
    <w:semiHidden/>
    <w:qFormat/>
    <w:rsid w:val="0026030B"/>
    <w:rPr>
      <w:rFonts w:ascii="Segoe UI" w:hAnsi="Segoe UI" w:cs="Segoe UI"/>
      <w:sz w:val="18"/>
      <w:szCs w:val="18"/>
    </w:rPr>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next w:val="Standard"/>
    <w:uiPriority w:val="35"/>
    <w:unhideWhenUsed/>
    <w:qFormat/>
    <w:pPr>
      <w:spacing w:after="200"/>
      <w:jc w:val="center"/>
    </w:pPr>
    <w:rPr>
      <w:i/>
      <w:iCs/>
      <w:color w:val="374650" w:themeColor="text2"/>
      <w:sz w:val="18"/>
      <w:szCs w:val="18"/>
    </w:rPr>
  </w:style>
  <w:style w:type="paragraph" w:customStyle="1" w:styleId="Verzeichnis">
    <w:name w:val="Verzeichnis"/>
    <w:basedOn w:val="Standard"/>
    <w:qFormat/>
    <w:pPr>
      <w:suppressLineNumbers/>
    </w:pPr>
    <w:rPr>
      <w:rFonts w:cs="Lohit Devanagari"/>
    </w:rPr>
  </w:style>
  <w:style w:type="paragraph" w:customStyle="1" w:styleId="Kopf-undFuzeile">
    <w:name w:val="Kopf- und Fußzeile"/>
    <w:basedOn w:val="Standard"/>
    <w:qFormat/>
  </w:style>
  <w:style w:type="paragraph" w:styleId="Kopfzeile">
    <w:name w:val="header"/>
    <w:basedOn w:val="Standard"/>
    <w:link w:val="KopfzeileZchn"/>
    <w:uiPriority w:val="99"/>
    <w:unhideWhenUsed/>
    <w:pPr>
      <w:tabs>
        <w:tab w:val="center" w:pos="4536"/>
        <w:tab w:val="right" w:pos="9072"/>
      </w:tabs>
    </w:pPr>
  </w:style>
  <w:style w:type="paragraph" w:styleId="Fuzeile">
    <w:name w:val="footer"/>
    <w:basedOn w:val="Standard"/>
    <w:link w:val="FuzeileZchn"/>
    <w:uiPriority w:val="99"/>
    <w:unhideWhenUsed/>
    <w:pPr>
      <w:tabs>
        <w:tab w:val="center" w:pos="4536"/>
        <w:tab w:val="right" w:pos="9072"/>
      </w:tabs>
    </w:pPr>
  </w:style>
  <w:style w:type="paragraph" w:styleId="Titel">
    <w:name w:val="Title"/>
    <w:basedOn w:val="Standard"/>
    <w:next w:val="Standard"/>
    <w:link w:val="TitelZchn"/>
    <w:uiPriority w:val="10"/>
    <w:qFormat/>
    <w:pPr>
      <w:contextualSpacing/>
    </w:pPr>
    <w:rPr>
      <w:rFonts w:asciiTheme="majorHAnsi" w:eastAsiaTheme="majorEastAsia" w:hAnsiTheme="majorHAnsi" w:cstheme="majorBidi"/>
      <w:spacing w:val="-10"/>
      <w:kern w:val="2"/>
      <w:sz w:val="56"/>
      <w:szCs w:val="56"/>
    </w:rPr>
  </w:style>
  <w:style w:type="paragraph" w:styleId="KeinLeerraum">
    <w:name w:val="No Spacing"/>
    <w:uiPriority w:val="1"/>
    <w:qFormat/>
  </w:style>
  <w:style w:type="paragraph" w:styleId="Listenabsatz">
    <w:name w:val="List Paragraph"/>
    <w:basedOn w:val="Standard"/>
    <w:uiPriority w:val="34"/>
    <w:qFormat/>
    <w:pPr>
      <w:ind w:left="720"/>
      <w:contextualSpacing/>
    </w:pPr>
  </w:style>
  <w:style w:type="paragraph" w:styleId="Kommentartext">
    <w:name w:val="annotation text"/>
    <w:basedOn w:val="Standard"/>
    <w:link w:val="KommentartextZchn"/>
    <w:uiPriority w:val="99"/>
    <w:semiHidden/>
    <w:unhideWhenUsed/>
    <w:qFormat/>
    <w:rsid w:val="0026030B"/>
    <w:rPr>
      <w:sz w:val="20"/>
      <w:szCs w:val="20"/>
    </w:rPr>
  </w:style>
  <w:style w:type="paragraph" w:styleId="Kommentarthema">
    <w:name w:val="annotation subject"/>
    <w:basedOn w:val="Kommentartext"/>
    <w:next w:val="Kommentartext"/>
    <w:link w:val="KommentarthemaZchn"/>
    <w:uiPriority w:val="99"/>
    <w:semiHidden/>
    <w:unhideWhenUsed/>
    <w:qFormat/>
    <w:rsid w:val="0026030B"/>
    <w:rPr>
      <w:b/>
      <w:bCs/>
    </w:rPr>
  </w:style>
  <w:style w:type="paragraph" w:styleId="Sprechblasentext">
    <w:name w:val="Balloon Text"/>
    <w:basedOn w:val="Standard"/>
    <w:link w:val="SprechblasentextZchn"/>
    <w:uiPriority w:val="99"/>
    <w:semiHidden/>
    <w:unhideWhenUsed/>
    <w:qFormat/>
    <w:rsid w:val="0026030B"/>
    <w:rPr>
      <w:rFonts w:ascii="Segoe UI" w:hAnsi="Segoe UI" w:cs="Segoe UI"/>
      <w:sz w:val="18"/>
      <w:szCs w:val="18"/>
    </w:rPr>
  </w:style>
  <w:style w:type="table" w:styleId="Tabellenraster">
    <w:name w:val="Table Grid"/>
    <w:basedOn w:val="NormaleTabelle"/>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delivery.com/products/uno-r3-board-mit-atmega328p-und-usb-kabel?_pos=20&amp;_sid=622e97b19&amp;_ss=r" TargetMode="External"/><Relationship Id="rId13" Type="http://schemas.openxmlformats.org/officeDocument/2006/relationships/hyperlink" Target="https://www.az-delivery.de/blogs/azdelivery-blog-fur-arduino-und-raspberry-pi/arduino-ide-programmieren-fuer-einsteiger-teil-1" TargetMode="External"/><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github.com/M3taKn1ght/Blog-Repo/tree/master/TicTacToe" TargetMode="External"/><Relationship Id="rId7" Type="http://schemas.openxmlformats.org/officeDocument/2006/relationships/image" Target="media/image10.jpeg"/><Relationship Id="rId12" Type="http://schemas.openxmlformats.org/officeDocument/2006/relationships/hyperlink" Target="https://www.arduino.cc/en/Main/Software"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amazon.de/AZDelivery-Zoll-Display-kompatibel-Arduino/dp/B086W6D9Z2/ref=sr_1_1_sspa?__mk_de_DE=&#197;M&#197;&#381;&#213;&#209;&amp;dchild=1&amp;keywords=2%2C4+TFT+LCD&amp;qid=1596530916&amp;sr=8-1-spons&amp;psc=1&amp;spLa=ZW5jcnlwdGVkUXVhbGlmaWVyPUExT0VaQjNQTzhWUzU2JmVuY3J5cHRlZElkPUEwMTcyMjQ3MkVEWVdFSk02RkdWTiZlbmNyeXB0ZWRBZElkPUEwMDA3NDYwMURRTTBHQTc3V0dNRCZ3aWRnZXROYW1lPXNwX2F0ZiZhY3Rpb249Y2xpY2tSZWRpcmVjdCZkb05vdExvZ0NsaWNrPXRydWU=" TargetMode="External"/><Relationship Id="rId24" Type="http://schemas.openxmlformats.org/officeDocument/2006/relationships/image" Target="media/image90.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2.png"/><Relationship Id="rId10" Type="http://schemas.openxmlformats.org/officeDocument/2006/relationships/hyperlink" Target="https://az-delivery.com/products/2-4-tft-lcd-touch-display?_pos=3&amp;_sid=698101cb9&amp;_ss=r" TargetMode="External"/><Relationship Id="rId19" Type="http://schemas.openxmlformats.org/officeDocument/2006/relationships/hyperlink" Target="https://www.arduino.cc/reference/de/language/functions/math/ma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mazon.de/AZ-Delivery-Mikrocontroller-Typ-Parent-microcontroller/dp/B01MDJA464/ref=sr_1_1_sspa?__mk_de_DE=&#197;M&#197;&#381;&#213;&#209;&amp;dchild=1&amp;keywords=arduino+uno&amp;qid=1596530781&amp;sr=8-1-spons&amp;psc=1&amp;spLa=ZW5jcnlwdGVkUXVhbGlmaWVyPUEyN1M2NkFHMVczQ0xBJmVuY3J5cHRlZElkPUEwNDUzNTIwU1dSNk5XUjZPWTVNJmVuY3J5cHRlZEFkSWQ9QTA0NDE1MzczUUJaVDNBVkxYTFRYJndpZGdldE5hbWU9c3BfYXRmJmFjdGlvbj1jbGlja1JlZGlyZWN0JmRvTm90TG9nQ2xpY2s9dHJ1ZQ=="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0.jpeg"/><Relationship Id="rId30" Type="http://schemas.openxmlformats.org/officeDocument/2006/relationships/image" Target="media/image130.jpeg"/></Relationships>
</file>

<file path=word/theme/theme1.xml><?xml version="1.0" encoding="utf-8"?>
<a:theme xmlns:a="http://schemas.openxmlformats.org/drawingml/2006/main" name="Larissa">
  <a:themeElements>
    <a:clrScheme name="VITRONIC Corporate Colors">
      <a:dk1>
        <a:srgbClr val="001E46"/>
      </a:dk1>
      <a:lt1>
        <a:srgbClr val="00B3FF"/>
      </a:lt1>
      <a:dk2>
        <a:srgbClr val="374650"/>
      </a:dk2>
      <a:lt2>
        <a:srgbClr val="657179"/>
      </a:lt2>
      <a:accent1>
        <a:srgbClr val="A7AEB2"/>
      </a:accent1>
      <a:accent2>
        <a:srgbClr val="EBEEF0"/>
      </a:accent2>
      <a:accent3>
        <a:srgbClr val="F9F9F9"/>
      </a:accent3>
      <a:accent4>
        <a:srgbClr val="2FF3E0"/>
      </a:accent4>
      <a:accent5>
        <a:srgbClr val="5DAE95"/>
      </a:accent5>
      <a:accent6>
        <a:srgbClr val="F79646"/>
      </a:accent6>
      <a:hlink>
        <a:srgbClr val="0000FF"/>
      </a:hlink>
      <a:folHlink>
        <a:srgbClr val="800080"/>
      </a:folHlink>
    </a:clrScheme>
    <a:fontScheme name="VITRONIC Corporate Desig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93756-5332-4A87-B2E7-3AA9460EE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2966</Words>
  <Characters>18692</Characters>
  <Application>Microsoft Office Word</Application>
  <DocSecurity>0</DocSecurity>
  <Lines>155</Lines>
  <Paragraphs>43</Paragraphs>
  <ScaleCrop>false</ScaleCrop>
  <Company/>
  <LinksUpToDate>false</LinksUpToDate>
  <CharactersWithSpaces>21615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Joern</dc:creator>
  <dc:description/>
  <cp:lastModifiedBy>Joern</cp:lastModifiedBy>
  <cp:revision>4</cp:revision>
  <cp:lastPrinted>2020-09-25T08:09:00Z</cp:lastPrinted>
  <dcterms:created xsi:type="dcterms:W3CDTF">2020-08-06T12:20:00Z</dcterms:created>
  <dcterms:modified xsi:type="dcterms:W3CDTF">2020-09-25T08:09:00Z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